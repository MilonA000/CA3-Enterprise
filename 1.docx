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C16CD" w:rsidP="705DFB6D" w:rsidRDefault="5546D83B" w14:paraId="0581F741" w14:textId="6DF544C5">
      <w:pPr>
        <w:shd w:val="clear" w:color="auto" w:fill="FFFFFF" w:themeFill="background1"/>
        <w:spacing w:after="0"/>
        <w:jc w:val="both"/>
        <w:rPr>
          <w:rFonts w:ascii="Calibri" w:hAnsi="Calibri" w:eastAsia="Calibri" w:cs="Calibri"/>
        </w:rPr>
      </w:pPr>
      <w:r w:rsidRPr="705DFB6D">
        <w:rPr>
          <w:rFonts w:ascii="Calibri" w:hAnsi="Calibri" w:eastAsia="Calibri" w:cs="Calibri"/>
        </w:rPr>
        <w:t>CA3 Report</w:t>
      </w:r>
    </w:p>
    <w:p w:rsidR="41371804" w:rsidP="705DFB6D" w:rsidRDefault="4907AFEE" w14:paraId="45B9FFFD" w14:textId="70C739FF">
      <w:pPr>
        <w:shd w:val="clear" w:color="auto" w:fill="FFFFFF" w:themeFill="background1"/>
        <w:spacing w:after="0"/>
        <w:jc w:val="both"/>
        <w:rPr>
          <w:rFonts w:ascii="Calibri" w:hAnsi="Calibri" w:eastAsia="Calibri" w:cs="Calibri"/>
        </w:rPr>
      </w:pPr>
      <w:r w:rsidRPr="705DFB6D">
        <w:rPr>
          <w:rFonts w:ascii="Calibri" w:hAnsi="Calibri" w:eastAsia="Calibri" w:cs="Calibri"/>
          <w:color w:val="000000" w:themeColor="text1"/>
        </w:rPr>
        <w:t xml:space="preserve"> </w:t>
      </w:r>
    </w:p>
    <w:p w:rsidR="41371804" w:rsidP="705DFB6D" w:rsidRDefault="580434A4" w14:paraId="30EFDC1D" w14:textId="7E5924B0">
      <w:pPr>
        <w:pStyle w:val="Heading1"/>
        <w:rPr>
          <w:rFonts w:ascii="Calibri" w:hAnsi="Calibri" w:eastAsia="Calibri" w:cs="Calibri"/>
          <w:b/>
          <w:bCs/>
          <w:color w:val="000000" w:themeColor="text1"/>
          <w:sz w:val="24"/>
          <w:szCs w:val="24"/>
          <w:u w:val="single"/>
        </w:rPr>
      </w:pPr>
      <w:r>
        <w:t>Overview</w:t>
      </w:r>
    </w:p>
    <w:p w:rsidR="41371804" w:rsidP="705DFB6D" w:rsidRDefault="4907AFEE" w14:paraId="3FDE1A51" w14:textId="46A4513C">
      <w:pPr>
        <w:spacing w:after="0"/>
        <w:jc w:val="both"/>
        <w:rPr>
          <w:rFonts w:ascii="Calibri" w:hAnsi="Calibri" w:eastAsia="Calibri" w:cs="Calibri"/>
          <w:color w:val="000000" w:themeColor="text1"/>
          <w:sz w:val="28"/>
          <w:szCs w:val="28"/>
        </w:rPr>
      </w:pPr>
      <w:r w:rsidRPr="705DFB6D">
        <w:rPr>
          <w:rFonts w:ascii="Calibri" w:hAnsi="Calibri" w:eastAsia="Calibri" w:cs="Calibri"/>
          <w:color w:val="000000" w:themeColor="text1"/>
          <w:sz w:val="28"/>
          <w:szCs w:val="28"/>
        </w:rPr>
        <w:t>It has been observed that students are facing difficulties navigating their way around the campus and accessing significant information. There is often misinformation and the student spend most of the time trying to figure where to go or how to get the information that they need. Students get late or miss</w:t>
      </w:r>
      <w:r w:rsidRPr="705DFB6D" w:rsidR="542003B6">
        <w:rPr>
          <w:rFonts w:ascii="Calibri" w:hAnsi="Calibri" w:eastAsia="Calibri" w:cs="Calibri"/>
          <w:color w:val="000000" w:themeColor="text1"/>
          <w:sz w:val="28"/>
          <w:szCs w:val="28"/>
        </w:rPr>
        <w:t xml:space="preserve"> </w:t>
      </w:r>
      <w:r w:rsidRPr="705DFB6D">
        <w:rPr>
          <w:rFonts w:ascii="Calibri" w:hAnsi="Calibri" w:eastAsia="Calibri" w:cs="Calibri"/>
          <w:color w:val="000000" w:themeColor="text1"/>
          <w:sz w:val="28"/>
          <w:szCs w:val="28"/>
        </w:rPr>
        <w:t xml:space="preserve">their classes, they don’t know their way around the labs, they cannot access any events that are interested in just to mention a few. </w:t>
      </w:r>
    </w:p>
    <w:p w:rsidR="41371804" w:rsidP="705DFB6D" w:rsidRDefault="4907AFEE" w14:paraId="588013DB" w14:textId="312B89A9">
      <w:pPr>
        <w:spacing w:after="0"/>
        <w:jc w:val="both"/>
        <w:rPr>
          <w:rFonts w:ascii="Calibri" w:hAnsi="Calibri" w:eastAsia="Calibri" w:cs="Calibri"/>
          <w:color w:val="000000" w:themeColor="text1"/>
          <w:sz w:val="28"/>
          <w:szCs w:val="28"/>
        </w:rPr>
      </w:pPr>
      <w:r w:rsidRPr="705DFB6D">
        <w:rPr>
          <w:rFonts w:ascii="Calibri" w:hAnsi="Calibri" w:eastAsia="Calibri" w:cs="Calibri"/>
          <w:color w:val="000000" w:themeColor="text1"/>
          <w:sz w:val="28"/>
          <w:szCs w:val="28"/>
        </w:rPr>
        <w:t xml:space="preserve"> </w:t>
      </w:r>
    </w:p>
    <w:p w:rsidR="41371804" w:rsidP="705DFB6D" w:rsidRDefault="4907AFEE" w14:paraId="06625074" w14:textId="57ECA9B2">
      <w:pPr>
        <w:spacing w:after="0"/>
        <w:jc w:val="both"/>
        <w:rPr>
          <w:rFonts w:ascii="Calibri" w:hAnsi="Calibri" w:eastAsia="Calibri" w:cs="Calibri"/>
          <w:color w:val="000000" w:themeColor="text1"/>
          <w:sz w:val="32"/>
          <w:szCs w:val="32"/>
        </w:rPr>
      </w:pPr>
      <w:r w:rsidRPr="705DFB6D">
        <w:rPr>
          <w:rFonts w:ascii="Calibri" w:hAnsi="Calibri" w:eastAsia="Calibri" w:cs="Calibri"/>
          <w:color w:val="000000" w:themeColor="text1"/>
          <w:sz w:val="28"/>
          <w:szCs w:val="28"/>
        </w:rPr>
        <w:t>To solve the problem the team</w:t>
      </w:r>
      <w:r w:rsidRPr="705DFB6D" w:rsidR="1A01C1C0">
        <w:rPr>
          <w:rFonts w:ascii="Calibri" w:hAnsi="Calibri" w:eastAsia="Calibri" w:cs="Calibri"/>
          <w:color w:val="000000" w:themeColor="text1"/>
          <w:sz w:val="28"/>
          <w:szCs w:val="28"/>
        </w:rPr>
        <w:t xml:space="preserve"> will</w:t>
      </w:r>
      <w:r w:rsidRPr="705DFB6D">
        <w:rPr>
          <w:rFonts w:ascii="Calibri" w:hAnsi="Calibri" w:eastAsia="Calibri" w:cs="Calibri"/>
          <w:color w:val="000000" w:themeColor="text1"/>
          <w:sz w:val="28"/>
          <w:szCs w:val="28"/>
        </w:rPr>
        <w:t xml:space="preserve"> desig</w:t>
      </w:r>
      <w:r w:rsidRPr="705DFB6D" w:rsidR="5C7F1153">
        <w:rPr>
          <w:rFonts w:ascii="Calibri" w:hAnsi="Calibri" w:eastAsia="Calibri" w:cs="Calibri"/>
          <w:color w:val="000000" w:themeColor="text1"/>
          <w:sz w:val="28"/>
          <w:szCs w:val="28"/>
        </w:rPr>
        <w:t xml:space="preserve">n </w:t>
      </w:r>
      <w:r w:rsidRPr="705DFB6D">
        <w:rPr>
          <w:rFonts w:ascii="Calibri" w:hAnsi="Calibri" w:eastAsia="Calibri" w:cs="Calibri"/>
          <w:color w:val="000000" w:themeColor="text1"/>
          <w:sz w:val="28"/>
          <w:szCs w:val="28"/>
        </w:rPr>
        <w:t>a Campus Companion application. The application aims at fulfilling all the student needs in one application by providing a map that gives directions to locations</w:t>
      </w:r>
      <w:r w:rsidRPr="731ED7A3" w:rsidR="1AE7D431">
        <w:rPr>
          <w:rFonts w:ascii="Calibri" w:hAnsi="Calibri" w:eastAsia="Calibri" w:cs="Calibri"/>
          <w:color w:val="000000" w:themeColor="text1"/>
          <w:sz w:val="28"/>
          <w:szCs w:val="28"/>
        </w:rPr>
        <w:t>.</w:t>
      </w:r>
      <w:r w:rsidRPr="705DFB6D">
        <w:rPr>
          <w:rFonts w:ascii="Calibri" w:hAnsi="Calibri" w:eastAsia="Calibri" w:cs="Calibri"/>
          <w:color w:val="000000" w:themeColor="text1"/>
          <w:sz w:val="28"/>
          <w:szCs w:val="28"/>
        </w:rPr>
        <w:t xml:space="preserve"> </w:t>
      </w:r>
      <w:r w:rsidRPr="58FB2EF4" w:rsidR="1AE7D431">
        <w:rPr>
          <w:rFonts w:ascii="Calibri" w:hAnsi="Calibri" w:eastAsia="Calibri" w:cs="Calibri"/>
          <w:color w:val="000000" w:themeColor="text1"/>
          <w:sz w:val="28"/>
          <w:szCs w:val="28"/>
        </w:rPr>
        <w:t>It</w:t>
      </w:r>
      <w:r w:rsidRPr="65577628" w:rsidR="1AE7D431">
        <w:rPr>
          <w:rFonts w:ascii="Calibri" w:hAnsi="Calibri" w:eastAsia="Calibri" w:cs="Calibri"/>
          <w:color w:val="000000" w:themeColor="text1"/>
          <w:sz w:val="28"/>
          <w:szCs w:val="28"/>
        </w:rPr>
        <w:t xml:space="preserve"> will</w:t>
      </w:r>
      <w:r w:rsidRPr="22A196A0">
        <w:rPr>
          <w:rFonts w:ascii="Calibri" w:hAnsi="Calibri" w:eastAsia="Calibri" w:cs="Calibri"/>
          <w:color w:val="000000" w:themeColor="text1"/>
          <w:sz w:val="28"/>
          <w:szCs w:val="28"/>
        </w:rPr>
        <w:t xml:space="preserve"> </w:t>
      </w:r>
      <w:r w:rsidRPr="705DFB6D">
        <w:rPr>
          <w:rFonts w:ascii="Calibri" w:hAnsi="Calibri" w:eastAsia="Calibri" w:cs="Calibri"/>
          <w:color w:val="000000" w:themeColor="text1"/>
          <w:sz w:val="28"/>
          <w:szCs w:val="28"/>
        </w:rPr>
        <w:t xml:space="preserve">provide relevant personalized timetables, events and societies that are available in the student’s specific campus and steps on how to join with locations included. The app also aims at providing the helpdesk page that allows students to request for information about anything they need </w:t>
      </w:r>
      <w:r w:rsidRPr="705DFB6D" w:rsidR="554B2675">
        <w:rPr>
          <w:rFonts w:ascii="Calibri" w:hAnsi="Calibri" w:eastAsia="Calibri" w:cs="Calibri"/>
          <w:color w:val="000000" w:themeColor="text1"/>
          <w:sz w:val="28"/>
          <w:szCs w:val="28"/>
        </w:rPr>
        <w:t>including assistance in logging in issues</w:t>
      </w:r>
    </w:p>
    <w:p w:rsidR="41371804" w:rsidP="705DFB6D" w:rsidRDefault="4907AFEE" w14:paraId="636EC8ED" w14:textId="2FF7F14F">
      <w:pPr>
        <w:spacing w:after="0"/>
        <w:jc w:val="both"/>
        <w:rPr>
          <w:rFonts w:ascii="Calibri" w:hAnsi="Calibri" w:eastAsia="Calibri" w:cs="Calibri"/>
          <w:color w:val="000000" w:themeColor="text1"/>
          <w:sz w:val="28"/>
          <w:szCs w:val="28"/>
        </w:rPr>
      </w:pPr>
      <w:r w:rsidRPr="705DFB6D">
        <w:rPr>
          <w:rFonts w:ascii="Calibri" w:hAnsi="Calibri" w:eastAsia="Calibri" w:cs="Calibri"/>
          <w:color w:val="000000" w:themeColor="text1"/>
          <w:sz w:val="28"/>
          <w:szCs w:val="28"/>
        </w:rPr>
        <w:t xml:space="preserve"> </w:t>
      </w:r>
    </w:p>
    <w:p w:rsidR="23C279B2" w:rsidP="5164E8FC" w:rsidRDefault="580434A4" w14:paraId="112D1BA7" w14:textId="40326B1F">
      <w:pPr>
        <w:pStyle w:val="Heading1"/>
        <w:rPr>
          <w:rFonts w:ascii="Calibri" w:hAnsi="Calibri" w:eastAsia="Calibri" w:cs="Calibri"/>
          <w:color w:val="000000" w:themeColor="text1"/>
          <w:sz w:val="24"/>
          <w:szCs w:val="24"/>
        </w:rPr>
      </w:pPr>
      <w:r>
        <w:t>Target Users</w:t>
      </w:r>
    </w:p>
    <w:p w:rsidR="75820C86" w:rsidP="1B97B59D" w:rsidRDefault="33A3CD76" w14:paraId="4594EE5E" w14:textId="044B0DB5">
      <w:pPr>
        <w:rPr>
          <w:sz w:val="32"/>
          <w:szCs w:val="32"/>
        </w:rPr>
      </w:pPr>
      <w:r w:rsidRPr="1B97B59D" w:rsidR="33A3CD76">
        <w:rPr>
          <w:sz w:val="28"/>
          <w:szCs w:val="28"/>
        </w:rPr>
        <w:t xml:space="preserve">The primary target users are the first-year students who need to be </w:t>
      </w:r>
      <w:r w:rsidRPr="1B97B59D" w:rsidR="62323A63">
        <w:rPr>
          <w:sz w:val="28"/>
          <w:szCs w:val="28"/>
        </w:rPr>
        <w:t>familiar</w:t>
      </w:r>
      <w:r w:rsidRPr="1B97B59D" w:rsidR="33A3CD76">
        <w:rPr>
          <w:sz w:val="28"/>
          <w:szCs w:val="28"/>
        </w:rPr>
        <w:t xml:space="preserve"> with the campus. Also, </w:t>
      </w:r>
      <w:r w:rsidRPr="1B97B59D" w:rsidR="2CE13909">
        <w:rPr>
          <w:sz w:val="28"/>
          <w:szCs w:val="28"/>
        </w:rPr>
        <w:t xml:space="preserve">first year students ne to </w:t>
      </w:r>
      <w:r w:rsidRPr="1B97B59D" w:rsidR="24B0874B">
        <w:rPr>
          <w:sz w:val="28"/>
          <w:szCs w:val="28"/>
        </w:rPr>
        <w:t>familiarise</w:t>
      </w:r>
      <w:r w:rsidRPr="1B97B59D" w:rsidR="2CE13909">
        <w:rPr>
          <w:sz w:val="28"/>
          <w:szCs w:val="28"/>
        </w:rPr>
        <w:t xml:space="preserve"> </w:t>
      </w:r>
      <w:r w:rsidRPr="1B97B59D" w:rsidR="451BC2D6">
        <w:rPr>
          <w:sz w:val="28"/>
          <w:szCs w:val="28"/>
        </w:rPr>
        <w:t>with</w:t>
      </w:r>
      <w:r w:rsidRPr="1B97B59D" w:rsidR="2CE13909">
        <w:rPr>
          <w:sz w:val="28"/>
          <w:szCs w:val="28"/>
        </w:rPr>
        <w:t xml:space="preserve"> the university environment including co</w:t>
      </w:r>
      <w:r w:rsidRPr="1B97B59D" w:rsidR="0A5F1725">
        <w:rPr>
          <w:sz w:val="28"/>
          <w:szCs w:val="28"/>
        </w:rPr>
        <w:t>-</w:t>
      </w:r>
      <w:r w:rsidRPr="1B97B59D" w:rsidR="2CE13909">
        <w:rPr>
          <w:sz w:val="28"/>
          <w:szCs w:val="28"/>
        </w:rPr>
        <w:t xml:space="preserve">curricular activities like </w:t>
      </w:r>
      <w:r w:rsidRPr="1B97B59D" w:rsidR="32658E21">
        <w:rPr>
          <w:sz w:val="28"/>
          <w:szCs w:val="28"/>
        </w:rPr>
        <w:t>societies and events.</w:t>
      </w:r>
      <w:r w:rsidRPr="1B97B59D" w:rsidR="44110946">
        <w:rPr>
          <w:sz w:val="28"/>
          <w:szCs w:val="28"/>
        </w:rPr>
        <w:t xml:space="preserve">  </w:t>
      </w:r>
      <w:r w:rsidRPr="1B97B59D" w:rsidR="648FF77C">
        <w:rPr>
          <w:sz w:val="28"/>
          <w:szCs w:val="28"/>
        </w:rPr>
        <w:t>I</w:t>
      </w:r>
      <w:r w:rsidRPr="1B97B59D" w:rsidR="44110946">
        <w:rPr>
          <w:sz w:val="28"/>
          <w:szCs w:val="28"/>
        </w:rPr>
        <w:t xml:space="preserve">n addition, returning </w:t>
      </w:r>
      <w:r w:rsidRPr="1B97B59D" w:rsidR="113A31F2">
        <w:rPr>
          <w:sz w:val="28"/>
          <w:szCs w:val="28"/>
        </w:rPr>
        <w:t>students</w:t>
      </w:r>
      <w:r w:rsidRPr="1B97B59D" w:rsidR="44110946">
        <w:rPr>
          <w:sz w:val="28"/>
          <w:szCs w:val="28"/>
        </w:rPr>
        <w:t xml:space="preserve"> will b</w:t>
      </w:r>
      <w:r w:rsidRPr="1B97B59D" w:rsidR="47274EF3">
        <w:rPr>
          <w:sz w:val="28"/>
          <w:szCs w:val="28"/>
        </w:rPr>
        <w:t xml:space="preserve">e </w:t>
      </w:r>
      <w:r w:rsidRPr="1B97B59D" w:rsidR="090C4FD2">
        <w:rPr>
          <w:sz w:val="28"/>
          <w:szCs w:val="28"/>
        </w:rPr>
        <w:t xml:space="preserve">significant users </w:t>
      </w:r>
      <w:r w:rsidRPr="1B97B59D" w:rsidR="0CD55257">
        <w:rPr>
          <w:sz w:val="28"/>
          <w:szCs w:val="28"/>
        </w:rPr>
        <w:t xml:space="preserve">as they will want to know their timetables and the location </w:t>
      </w:r>
      <w:r w:rsidRPr="1B97B59D" w:rsidR="5F15026E">
        <w:rPr>
          <w:sz w:val="28"/>
          <w:szCs w:val="28"/>
        </w:rPr>
        <w:t xml:space="preserve">of their classes. Also, they need updated updates on societies and the upcoming events. </w:t>
      </w:r>
    </w:p>
    <w:p w:rsidR="19DAE644" w:rsidP="19DAE644" w:rsidRDefault="19DAE644" w14:paraId="682D4949" w14:textId="4FCA8923">
      <w:pPr>
        <w:spacing w:after="0"/>
        <w:jc w:val="both"/>
        <w:rPr>
          <w:rFonts w:ascii="Calibri" w:hAnsi="Calibri" w:eastAsia="Calibri" w:cs="Calibri"/>
          <w:color w:val="000000" w:themeColor="text1"/>
          <w:sz w:val="28"/>
          <w:szCs w:val="28"/>
          <w:lang w:val="en-IE"/>
        </w:rPr>
      </w:pPr>
    </w:p>
    <w:p w:rsidR="75820C86" w:rsidP="3F0EDC4B" w:rsidRDefault="75820C86" w14:paraId="718D0923" w14:textId="5B97E547">
      <w:pPr>
        <w:spacing w:after="0"/>
        <w:jc w:val="both"/>
        <w:rPr>
          <w:rFonts w:ascii="Calibri" w:hAnsi="Calibri" w:eastAsia="Calibri" w:cs="Calibri"/>
          <w:color w:val="000000" w:themeColor="text1"/>
          <w:sz w:val="28"/>
          <w:szCs w:val="28"/>
        </w:rPr>
      </w:pPr>
      <w:r w:rsidRPr="3F0EDC4B">
        <w:rPr>
          <w:rFonts w:ascii="Calibri" w:hAnsi="Calibri" w:eastAsia="Calibri" w:cs="Calibri"/>
          <w:color w:val="000000" w:themeColor="text1"/>
          <w:sz w:val="28"/>
          <w:szCs w:val="28"/>
          <w:lang w:val="en-IE"/>
        </w:rPr>
        <w:t>Secondary</w:t>
      </w:r>
      <w:r w:rsidRPr="24E42E38" w:rsidR="7EB96D9D">
        <w:rPr>
          <w:rFonts w:ascii="Calibri" w:hAnsi="Calibri" w:eastAsia="Calibri" w:cs="Calibri"/>
          <w:color w:val="000000" w:themeColor="text1"/>
          <w:sz w:val="28"/>
          <w:szCs w:val="28"/>
          <w:lang w:val="en-IE"/>
        </w:rPr>
        <w:t xml:space="preserve"> </w:t>
      </w:r>
      <w:r w:rsidRPr="6A3FD8E1" w:rsidR="7EB96D9D">
        <w:rPr>
          <w:rFonts w:ascii="Calibri" w:hAnsi="Calibri" w:eastAsia="Calibri" w:cs="Calibri"/>
          <w:color w:val="000000" w:themeColor="text1"/>
          <w:sz w:val="28"/>
          <w:szCs w:val="28"/>
          <w:lang w:val="en-IE"/>
        </w:rPr>
        <w:t xml:space="preserve">users </w:t>
      </w:r>
      <w:r w:rsidRPr="64F56944" w:rsidR="7EB96D9D">
        <w:rPr>
          <w:rFonts w:ascii="Calibri" w:hAnsi="Calibri" w:eastAsia="Calibri" w:cs="Calibri"/>
          <w:color w:val="000000" w:themeColor="text1"/>
          <w:sz w:val="28"/>
          <w:szCs w:val="28"/>
          <w:lang w:val="en-IE"/>
        </w:rPr>
        <w:t>of</w:t>
      </w:r>
      <w:r w:rsidRPr="3BB4D09B" w:rsidR="7EB96D9D">
        <w:rPr>
          <w:rFonts w:ascii="Calibri" w:hAnsi="Calibri" w:eastAsia="Calibri" w:cs="Calibri"/>
          <w:color w:val="000000" w:themeColor="text1"/>
          <w:sz w:val="28"/>
          <w:szCs w:val="28"/>
          <w:lang w:val="en-IE"/>
        </w:rPr>
        <w:t xml:space="preserve"> the application </w:t>
      </w:r>
      <w:r w:rsidRPr="47F11CBD" w:rsidR="061BC625">
        <w:rPr>
          <w:rFonts w:ascii="Calibri" w:hAnsi="Calibri" w:eastAsia="Calibri" w:cs="Calibri"/>
          <w:color w:val="000000" w:themeColor="text1"/>
          <w:sz w:val="28"/>
          <w:szCs w:val="28"/>
          <w:lang w:val="en-IE"/>
        </w:rPr>
        <w:t>include</w:t>
      </w:r>
      <w:r w:rsidRPr="34370588" w:rsidR="7EB96D9D">
        <w:rPr>
          <w:rFonts w:ascii="Calibri" w:hAnsi="Calibri" w:eastAsia="Calibri" w:cs="Calibri"/>
          <w:color w:val="000000" w:themeColor="text1"/>
          <w:sz w:val="28"/>
          <w:szCs w:val="28"/>
          <w:lang w:val="en-IE"/>
        </w:rPr>
        <w:t xml:space="preserve"> the </w:t>
      </w:r>
      <w:r w:rsidRPr="16F39E8C" w:rsidR="7EB96D9D">
        <w:rPr>
          <w:rFonts w:ascii="Calibri" w:hAnsi="Calibri" w:eastAsia="Calibri" w:cs="Calibri"/>
          <w:color w:val="000000" w:themeColor="text1"/>
          <w:sz w:val="28"/>
          <w:szCs w:val="28"/>
          <w:lang w:val="en-IE"/>
        </w:rPr>
        <w:t>academic</w:t>
      </w:r>
      <w:r w:rsidRPr="21C55512" w:rsidR="7EB96D9D">
        <w:rPr>
          <w:rFonts w:ascii="Calibri" w:hAnsi="Calibri" w:eastAsia="Calibri" w:cs="Calibri"/>
          <w:color w:val="000000" w:themeColor="text1"/>
          <w:sz w:val="28"/>
          <w:szCs w:val="28"/>
          <w:lang w:val="en-IE"/>
        </w:rPr>
        <w:t xml:space="preserve"> </w:t>
      </w:r>
      <w:r w:rsidRPr="39F67D00" w:rsidR="7EB96D9D">
        <w:rPr>
          <w:rFonts w:ascii="Calibri" w:hAnsi="Calibri" w:eastAsia="Calibri" w:cs="Calibri"/>
          <w:color w:val="000000" w:themeColor="text1"/>
          <w:sz w:val="28"/>
          <w:szCs w:val="28"/>
          <w:lang w:val="en-IE"/>
        </w:rPr>
        <w:t>staff</w:t>
      </w:r>
      <w:r w:rsidRPr="47C2C2CD" w:rsidR="46DAB755">
        <w:rPr>
          <w:rFonts w:ascii="Calibri" w:hAnsi="Calibri" w:eastAsia="Calibri" w:cs="Calibri"/>
          <w:color w:val="000000" w:themeColor="text1"/>
          <w:sz w:val="28"/>
          <w:szCs w:val="28"/>
          <w:lang w:val="en-IE"/>
        </w:rPr>
        <w:t xml:space="preserve"> </w:t>
      </w:r>
      <w:r w:rsidRPr="23262E48" w:rsidR="46DAB755">
        <w:rPr>
          <w:rFonts w:ascii="Calibri" w:hAnsi="Calibri" w:eastAsia="Calibri" w:cs="Calibri"/>
          <w:color w:val="000000" w:themeColor="text1"/>
          <w:sz w:val="28"/>
          <w:szCs w:val="28"/>
          <w:lang w:val="en-IE"/>
        </w:rPr>
        <w:t>members</w:t>
      </w:r>
      <w:r w:rsidRPr="23262E48" w:rsidR="7EB96D9D">
        <w:rPr>
          <w:rFonts w:ascii="Calibri" w:hAnsi="Calibri" w:eastAsia="Calibri" w:cs="Calibri"/>
          <w:color w:val="000000" w:themeColor="text1"/>
          <w:sz w:val="28"/>
          <w:szCs w:val="28"/>
          <w:lang w:val="en-IE"/>
        </w:rPr>
        <w:t>.</w:t>
      </w:r>
      <w:r w:rsidRPr="0E2B6136" w:rsidR="7EB96D9D">
        <w:rPr>
          <w:rFonts w:ascii="Calibri" w:hAnsi="Calibri" w:eastAsia="Calibri" w:cs="Calibri"/>
          <w:color w:val="000000" w:themeColor="text1"/>
          <w:sz w:val="28"/>
          <w:szCs w:val="28"/>
          <w:lang w:val="en-IE"/>
        </w:rPr>
        <w:t xml:space="preserve"> </w:t>
      </w:r>
      <w:r w:rsidRPr="602BA860" w:rsidR="7EB96D9D">
        <w:rPr>
          <w:rFonts w:ascii="Calibri" w:hAnsi="Calibri" w:eastAsia="Calibri" w:cs="Calibri"/>
          <w:color w:val="000000" w:themeColor="text1"/>
          <w:sz w:val="28"/>
          <w:szCs w:val="28"/>
          <w:lang w:val="en-IE"/>
        </w:rPr>
        <w:t xml:space="preserve">They need the application </w:t>
      </w:r>
      <w:r w:rsidRPr="4D3E76EF" w:rsidR="7EB96D9D">
        <w:rPr>
          <w:rFonts w:ascii="Calibri" w:hAnsi="Calibri" w:eastAsia="Calibri" w:cs="Calibri"/>
          <w:color w:val="000000" w:themeColor="text1"/>
          <w:sz w:val="28"/>
          <w:szCs w:val="28"/>
          <w:lang w:val="en-IE"/>
        </w:rPr>
        <w:t xml:space="preserve">to send </w:t>
      </w:r>
      <w:r w:rsidRPr="63D2ADC5" w:rsidR="7EB96D9D">
        <w:rPr>
          <w:rFonts w:ascii="Calibri" w:hAnsi="Calibri" w:eastAsia="Calibri" w:cs="Calibri"/>
          <w:color w:val="000000" w:themeColor="text1"/>
          <w:sz w:val="28"/>
          <w:szCs w:val="28"/>
          <w:lang w:val="en-IE"/>
        </w:rPr>
        <w:t xml:space="preserve">students </w:t>
      </w:r>
      <w:r w:rsidRPr="575F7963" w:rsidR="7EB96D9D">
        <w:rPr>
          <w:rFonts w:ascii="Calibri" w:hAnsi="Calibri" w:eastAsia="Calibri" w:cs="Calibri"/>
          <w:color w:val="000000" w:themeColor="text1"/>
          <w:sz w:val="28"/>
          <w:szCs w:val="28"/>
          <w:lang w:val="en-IE"/>
        </w:rPr>
        <w:t xml:space="preserve">updates </w:t>
      </w:r>
      <w:r w:rsidRPr="706D0D5E" w:rsidR="7EB96D9D">
        <w:rPr>
          <w:rFonts w:ascii="Calibri" w:hAnsi="Calibri" w:eastAsia="Calibri" w:cs="Calibri"/>
          <w:color w:val="000000" w:themeColor="text1"/>
          <w:sz w:val="28"/>
          <w:szCs w:val="28"/>
          <w:lang w:val="en-IE"/>
        </w:rPr>
        <w:t xml:space="preserve">and </w:t>
      </w:r>
      <w:r w:rsidRPr="62F388EB" w:rsidR="1388CBF0">
        <w:rPr>
          <w:rFonts w:ascii="Calibri" w:hAnsi="Calibri" w:eastAsia="Calibri" w:cs="Calibri"/>
          <w:color w:val="000000" w:themeColor="text1"/>
          <w:sz w:val="28"/>
          <w:szCs w:val="28"/>
          <w:lang w:val="en-IE"/>
        </w:rPr>
        <w:t xml:space="preserve">to </w:t>
      </w:r>
      <w:r w:rsidRPr="6E1C53F5" w:rsidR="1388CBF0">
        <w:rPr>
          <w:rFonts w:ascii="Calibri" w:hAnsi="Calibri" w:eastAsia="Calibri" w:cs="Calibri"/>
          <w:color w:val="000000" w:themeColor="text1"/>
          <w:sz w:val="28"/>
          <w:szCs w:val="28"/>
          <w:lang w:val="en-IE"/>
        </w:rPr>
        <w:t>be</w:t>
      </w:r>
      <w:r w:rsidRPr="62F388EB" w:rsidR="1388CBF0">
        <w:rPr>
          <w:rFonts w:ascii="Calibri" w:hAnsi="Calibri" w:eastAsia="Calibri" w:cs="Calibri"/>
          <w:color w:val="000000" w:themeColor="text1"/>
          <w:sz w:val="28"/>
          <w:szCs w:val="28"/>
          <w:lang w:val="en-IE"/>
        </w:rPr>
        <w:t xml:space="preserve"> </w:t>
      </w:r>
      <w:r w:rsidRPr="600B4577" w:rsidR="1388CBF0">
        <w:rPr>
          <w:rFonts w:ascii="Calibri" w:hAnsi="Calibri" w:eastAsia="Calibri" w:cs="Calibri"/>
          <w:color w:val="000000" w:themeColor="text1"/>
          <w:sz w:val="28"/>
          <w:szCs w:val="28"/>
          <w:lang w:val="en-IE"/>
        </w:rPr>
        <w:t xml:space="preserve">aware the </w:t>
      </w:r>
      <w:r w:rsidRPr="05EBD067" w:rsidR="1388CBF0">
        <w:rPr>
          <w:rFonts w:ascii="Calibri" w:hAnsi="Calibri" w:eastAsia="Calibri" w:cs="Calibri"/>
          <w:color w:val="000000" w:themeColor="text1"/>
          <w:sz w:val="28"/>
          <w:szCs w:val="28"/>
          <w:lang w:val="en-IE"/>
        </w:rPr>
        <w:t>events</w:t>
      </w:r>
      <w:r w:rsidRPr="70CFAEE5" w:rsidR="1388CBF0">
        <w:rPr>
          <w:rFonts w:ascii="Calibri" w:hAnsi="Calibri" w:eastAsia="Calibri" w:cs="Calibri"/>
          <w:color w:val="000000" w:themeColor="text1"/>
          <w:sz w:val="28"/>
          <w:szCs w:val="28"/>
          <w:lang w:val="en-IE"/>
        </w:rPr>
        <w:t xml:space="preserve"> </w:t>
      </w:r>
      <w:r w:rsidRPr="427162D0" w:rsidR="1388CBF0">
        <w:rPr>
          <w:rFonts w:ascii="Calibri" w:hAnsi="Calibri" w:eastAsia="Calibri" w:cs="Calibri"/>
          <w:color w:val="000000" w:themeColor="text1"/>
          <w:sz w:val="28"/>
          <w:szCs w:val="28"/>
          <w:lang w:val="en-IE"/>
        </w:rPr>
        <w:t>available</w:t>
      </w:r>
      <w:r w:rsidRPr="17D60AE9" w:rsidR="1388CBF0">
        <w:rPr>
          <w:rFonts w:ascii="Calibri" w:hAnsi="Calibri" w:eastAsia="Calibri" w:cs="Calibri"/>
          <w:color w:val="000000" w:themeColor="text1"/>
          <w:sz w:val="28"/>
          <w:szCs w:val="28"/>
          <w:lang w:val="en-IE"/>
        </w:rPr>
        <w:t>.</w:t>
      </w:r>
      <w:r w:rsidRPr="2F7D1E28" w:rsidR="1388CBF0">
        <w:rPr>
          <w:rFonts w:ascii="Calibri" w:hAnsi="Calibri" w:eastAsia="Calibri" w:cs="Calibri"/>
          <w:color w:val="000000" w:themeColor="text1"/>
          <w:sz w:val="28"/>
          <w:szCs w:val="28"/>
          <w:lang w:val="en-IE"/>
        </w:rPr>
        <w:t xml:space="preserve"> </w:t>
      </w:r>
      <w:r w:rsidRPr="30114909" w:rsidR="7E790EBE">
        <w:rPr>
          <w:rFonts w:ascii="Calibri" w:hAnsi="Calibri" w:eastAsia="Calibri" w:cs="Calibri"/>
          <w:color w:val="000000" w:themeColor="text1"/>
          <w:sz w:val="28"/>
          <w:szCs w:val="28"/>
        </w:rPr>
        <w:t>Some academic staff members are the involved in event organizing and they would want to know how the students’ academic calendar is like to be able to organize an event that would accommodate the students’ needs of attendance.</w:t>
      </w:r>
    </w:p>
    <w:p w:rsidR="09071E64" w:rsidP="3F0EDC4B" w:rsidRDefault="09071E64" w14:paraId="3AAE9A93" w14:textId="2B267558">
      <w:pPr>
        <w:spacing w:after="0"/>
        <w:jc w:val="both"/>
        <w:rPr>
          <w:rFonts w:ascii="Calibri" w:hAnsi="Calibri" w:eastAsia="Calibri" w:cs="Calibri"/>
          <w:color w:val="000000" w:themeColor="text1"/>
          <w:sz w:val="28"/>
          <w:szCs w:val="28"/>
          <w:lang w:val="en-IE"/>
        </w:rPr>
      </w:pPr>
    </w:p>
    <w:p w:rsidR="4C361C63" w:rsidP="3F0EDC4B" w:rsidRDefault="4C361C63" w14:paraId="3D5EE6D9" w14:textId="2B4C6766">
      <w:pPr>
        <w:spacing w:after="0"/>
        <w:jc w:val="both"/>
        <w:rPr>
          <w:rFonts w:ascii="Calibri" w:hAnsi="Calibri" w:eastAsia="Calibri" w:cs="Calibri"/>
          <w:color w:val="000000" w:themeColor="text1"/>
          <w:sz w:val="28"/>
          <w:szCs w:val="28"/>
        </w:rPr>
      </w:pPr>
    </w:p>
    <w:p w:rsidR="41371804" w:rsidP="705DFB6D" w:rsidRDefault="4907AFEE" w14:paraId="4D6AB414" w14:textId="3A9C1BFD">
      <w:pPr>
        <w:spacing w:after="0"/>
        <w:jc w:val="both"/>
        <w:rPr>
          <w:rFonts w:ascii="Calibri" w:hAnsi="Calibri" w:eastAsia="Calibri" w:cs="Calibri"/>
          <w:color w:val="000000" w:themeColor="text1"/>
        </w:rPr>
      </w:pPr>
      <w:r w:rsidRPr="705DFB6D">
        <w:rPr>
          <w:rFonts w:ascii="Calibri" w:hAnsi="Calibri" w:eastAsia="Calibri" w:cs="Calibri"/>
          <w:color w:val="000000" w:themeColor="text1"/>
        </w:rPr>
        <w:t xml:space="preserve"> </w:t>
      </w:r>
    </w:p>
    <w:p w:rsidR="41371804" w:rsidP="705DFB6D" w:rsidRDefault="580434A4" w14:paraId="79ED33B7" w14:textId="04F2DF4C">
      <w:pPr>
        <w:spacing w:after="0"/>
        <w:jc w:val="both"/>
        <w:rPr>
          <w:rFonts w:ascii="Calibri" w:hAnsi="Calibri" w:eastAsia="Calibri" w:cs="Calibri"/>
          <w:color w:val="000000" w:themeColor="text1"/>
          <w:sz w:val="28"/>
          <w:szCs w:val="28"/>
        </w:rPr>
      </w:pPr>
      <w:r w:rsidRPr="705DFB6D">
        <w:rPr>
          <w:rFonts w:ascii="Calibri" w:hAnsi="Calibri" w:eastAsia="Calibri" w:cs="Calibri"/>
          <w:color w:val="000000" w:themeColor="text1"/>
          <w:sz w:val="28"/>
          <w:szCs w:val="28"/>
        </w:rPr>
        <w:t xml:space="preserve">The administration staff </w:t>
      </w:r>
      <w:r w:rsidRPr="705DFB6D" w:rsidR="00D2CE5F">
        <w:rPr>
          <w:rFonts w:ascii="Calibri" w:hAnsi="Calibri" w:eastAsia="Calibri" w:cs="Calibri"/>
          <w:color w:val="000000" w:themeColor="text1"/>
          <w:sz w:val="28"/>
          <w:szCs w:val="28"/>
        </w:rPr>
        <w:t>will</w:t>
      </w:r>
      <w:r w:rsidRPr="705DFB6D">
        <w:rPr>
          <w:rFonts w:ascii="Calibri" w:hAnsi="Calibri" w:eastAsia="Calibri" w:cs="Calibri"/>
          <w:color w:val="000000" w:themeColor="text1"/>
          <w:sz w:val="28"/>
          <w:szCs w:val="28"/>
        </w:rPr>
        <w:t xml:space="preserve"> also </w:t>
      </w:r>
      <w:r w:rsidRPr="705DFB6D" w:rsidR="5A48D40E">
        <w:rPr>
          <w:rFonts w:ascii="Calibri" w:hAnsi="Calibri" w:eastAsia="Calibri" w:cs="Calibri"/>
          <w:color w:val="000000" w:themeColor="text1"/>
          <w:sz w:val="28"/>
          <w:szCs w:val="28"/>
        </w:rPr>
        <w:t xml:space="preserve">be </w:t>
      </w:r>
      <w:r w:rsidRPr="705DFB6D">
        <w:rPr>
          <w:rFonts w:ascii="Calibri" w:hAnsi="Calibri" w:eastAsia="Calibri" w:cs="Calibri"/>
          <w:color w:val="000000" w:themeColor="text1"/>
          <w:sz w:val="28"/>
          <w:szCs w:val="28"/>
        </w:rPr>
        <w:t xml:space="preserve">significant </w:t>
      </w:r>
      <w:r w:rsidRPr="004E0000" w:rsidR="75630FD8">
        <w:rPr>
          <w:rFonts w:ascii="Calibri" w:hAnsi="Calibri" w:eastAsia="Calibri" w:cs="Calibri"/>
          <w:color w:val="000000" w:themeColor="text1"/>
          <w:sz w:val="28"/>
          <w:szCs w:val="28"/>
        </w:rPr>
        <w:t>secondary</w:t>
      </w:r>
      <w:r w:rsidRPr="004E0000" w:rsidR="77427FF6">
        <w:rPr>
          <w:rFonts w:ascii="Calibri" w:hAnsi="Calibri" w:eastAsia="Calibri" w:cs="Calibri"/>
          <w:color w:val="000000" w:themeColor="text1"/>
          <w:sz w:val="28"/>
          <w:szCs w:val="28"/>
        </w:rPr>
        <w:t xml:space="preserve"> </w:t>
      </w:r>
      <w:r w:rsidRPr="004E0000">
        <w:rPr>
          <w:rFonts w:ascii="Calibri" w:hAnsi="Calibri" w:eastAsia="Calibri" w:cs="Calibri"/>
          <w:color w:val="000000" w:themeColor="text1"/>
          <w:sz w:val="28"/>
          <w:szCs w:val="28"/>
        </w:rPr>
        <w:t>users</w:t>
      </w:r>
      <w:r w:rsidRPr="705DFB6D">
        <w:rPr>
          <w:rFonts w:ascii="Calibri" w:hAnsi="Calibri" w:eastAsia="Calibri" w:cs="Calibri"/>
          <w:color w:val="000000" w:themeColor="text1"/>
          <w:sz w:val="28"/>
          <w:szCs w:val="28"/>
        </w:rPr>
        <w:t xml:space="preserve"> of the application. They need the application to </w:t>
      </w:r>
      <w:r w:rsidRPr="705DFB6D" w:rsidR="20750432">
        <w:rPr>
          <w:rFonts w:ascii="Calibri" w:hAnsi="Calibri" w:eastAsia="Calibri" w:cs="Calibri"/>
          <w:color w:val="000000" w:themeColor="text1"/>
          <w:sz w:val="28"/>
          <w:szCs w:val="28"/>
        </w:rPr>
        <w:t xml:space="preserve">be </w:t>
      </w:r>
      <w:r w:rsidRPr="705DFB6D">
        <w:rPr>
          <w:rFonts w:ascii="Calibri" w:hAnsi="Calibri" w:eastAsia="Calibri" w:cs="Calibri"/>
          <w:color w:val="000000" w:themeColor="text1"/>
          <w:sz w:val="28"/>
          <w:szCs w:val="28"/>
        </w:rPr>
        <w:t xml:space="preserve">able to update student profiles if there is need. The administration is also involved in events organization to ensure that events are </w:t>
      </w:r>
      <w:r w:rsidRPr="705DFB6D" w:rsidR="461B7154">
        <w:rPr>
          <w:rFonts w:ascii="Calibri" w:hAnsi="Calibri" w:eastAsia="Calibri" w:cs="Calibri"/>
          <w:color w:val="000000" w:themeColor="text1"/>
          <w:sz w:val="28"/>
          <w:szCs w:val="28"/>
        </w:rPr>
        <w:t>approved,</w:t>
      </w:r>
      <w:r w:rsidRPr="705DFB6D">
        <w:rPr>
          <w:rFonts w:ascii="Calibri" w:hAnsi="Calibri" w:eastAsia="Calibri" w:cs="Calibri"/>
          <w:color w:val="000000" w:themeColor="text1"/>
          <w:sz w:val="28"/>
          <w:szCs w:val="28"/>
        </w:rPr>
        <w:t xml:space="preserve"> and the required equipment and venues are available for the events to take place without any obstructions. </w:t>
      </w:r>
    </w:p>
    <w:p w:rsidR="41371804" w:rsidP="705DFB6D" w:rsidRDefault="41371804" w14:paraId="546D1D5F" w14:textId="1DAB96EC">
      <w:pPr>
        <w:pStyle w:val="ListParagraph"/>
        <w:shd w:val="clear" w:color="auto" w:fill="FFFFFF" w:themeFill="background1"/>
        <w:spacing w:after="0"/>
        <w:jc w:val="both"/>
        <w:rPr>
          <w:rFonts w:ascii="Calibri" w:hAnsi="Calibri" w:eastAsia="Calibri" w:cs="Calibri"/>
        </w:rPr>
      </w:pPr>
    </w:p>
    <w:p w:rsidR="00CC16CD" w:rsidP="705DFB6D" w:rsidRDefault="22C32636" w14:paraId="46095915" w14:textId="2331F6EA">
      <w:pPr>
        <w:jc w:val="both"/>
        <w:rPr>
          <w:rFonts w:ascii="Calibri" w:hAnsi="Calibri" w:eastAsia="Calibri" w:cs="Calibri"/>
          <w:b/>
          <w:bCs/>
        </w:rPr>
      </w:pPr>
      <w:r w:rsidRPr="705DFB6D">
        <w:rPr>
          <w:rFonts w:ascii="Calibri" w:hAnsi="Calibri" w:eastAsia="Calibri" w:cs="Calibri"/>
        </w:rPr>
        <w:t xml:space="preserve"> </w:t>
      </w:r>
      <w:r w:rsidRPr="705DFB6D">
        <w:rPr>
          <w:rStyle w:val="Heading1Char"/>
        </w:rPr>
        <w:t>System design: Inputs, Processes, Outputs (IPO)</w:t>
      </w:r>
    </w:p>
    <w:p w:rsidR="00CC16CD" w:rsidP="1B97B59D" w:rsidRDefault="317D49E7" w14:paraId="6ADC1521" w14:textId="0CE26BF8">
      <w:pPr>
        <w:spacing w:after="0"/>
        <w:jc w:val="both"/>
        <w:rPr>
          <w:rFonts w:ascii="Calibri" w:hAnsi="Calibri" w:eastAsia="Calibri" w:cs="Calibri"/>
          <w:color w:val="000000" w:themeColor="text1"/>
          <w:sz w:val="28"/>
          <w:szCs w:val="28"/>
        </w:rPr>
      </w:pPr>
      <w:r w:rsidRPr="1B97B59D" w:rsidR="317D49E7">
        <w:rPr>
          <w:rFonts w:ascii="Calibri" w:hAnsi="Calibri" w:eastAsia="Calibri" w:cs="Calibri"/>
          <w:color w:val="000000" w:themeColor="text1" w:themeTint="FF" w:themeShade="FF"/>
          <w:sz w:val="28"/>
          <w:szCs w:val="28"/>
        </w:rPr>
        <w:t>The system w</w:t>
      </w:r>
      <w:r w:rsidRPr="1B97B59D" w:rsidR="135FCCAB">
        <w:rPr>
          <w:rFonts w:ascii="Calibri" w:hAnsi="Calibri" w:eastAsia="Calibri" w:cs="Calibri"/>
          <w:color w:val="000000" w:themeColor="text1" w:themeTint="FF" w:themeShade="FF"/>
          <w:sz w:val="28"/>
          <w:szCs w:val="28"/>
        </w:rPr>
        <w:t>ill be</w:t>
      </w:r>
      <w:r w:rsidRPr="1B97B59D" w:rsidR="317D49E7">
        <w:rPr>
          <w:rFonts w:ascii="Calibri" w:hAnsi="Calibri" w:eastAsia="Calibri" w:cs="Calibri"/>
          <w:color w:val="000000" w:themeColor="text1" w:themeTint="FF" w:themeShade="FF"/>
          <w:sz w:val="28"/>
          <w:szCs w:val="28"/>
        </w:rPr>
        <w:t xml:space="preserve"> designed to take in inputs to be processed and then produce outputs. The timetable </w:t>
      </w:r>
      <w:r w:rsidRPr="1B97B59D" w:rsidR="0A444E84">
        <w:rPr>
          <w:rFonts w:ascii="Calibri" w:hAnsi="Calibri" w:eastAsia="Calibri" w:cs="Calibri"/>
          <w:color w:val="000000" w:themeColor="text1" w:themeTint="FF" w:themeShade="FF"/>
          <w:sz w:val="28"/>
          <w:szCs w:val="28"/>
        </w:rPr>
        <w:t xml:space="preserve">is one aspect we plan on having as one </w:t>
      </w:r>
      <w:r w:rsidRPr="1B97B59D" w:rsidR="317D49E7">
        <w:rPr>
          <w:rFonts w:ascii="Calibri" w:hAnsi="Calibri" w:eastAsia="Calibri" w:cs="Calibri"/>
          <w:color w:val="000000" w:themeColor="text1" w:themeTint="FF" w:themeShade="FF"/>
          <w:sz w:val="28"/>
          <w:szCs w:val="28"/>
        </w:rPr>
        <w:t xml:space="preserve">section </w:t>
      </w:r>
      <w:r w:rsidRPr="1B97B59D" w:rsidR="526750B0">
        <w:rPr>
          <w:rFonts w:ascii="Calibri" w:hAnsi="Calibri" w:eastAsia="Calibri" w:cs="Calibri"/>
          <w:color w:val="000000" w:themeColor="text1" w:themeTint="FF" w:themeShade="FF"/>
          <w:sz w:val="28"/>
          <w:szCs w:val="28"/>
        </w:rPr>
        <w:t xml:space="preserve">that </w:t>
      </w:r>
      <w:r w:rsidRPr="1B97B59D" w:rsidR="317D49E7">
        <w:rPr>
          <w:rFonts w:ascii="Calibri" w:hAnsi="Calibri" w:eastAsia="Calibri" w:cs="Calibri"/>
          <w:color w:val="000000" w:themeColor="text1" w:themeTint="FF" w:themeShade="FF"/>
          <w:sz w:val="28"/>
          <w:szCs w:val="28"/>
        </w:rPr>
        <w:t>takes</w:t>
      </w:r>
      <w:r w:rsidRPr="1B97B59D" w:rsidR="317D49E7">
        <w:rPr>
          <w:rFonts w:ascii="Calibri" w:hAnsi="Calibri" w:eastAsia="Calibri" w:cs="Calibri"/>
          <w:color w:val="000000" w:themeColor="text1" w:themeTint="FF" w:themeShade="FF"/>
          <w:sz w:val="28"/>
          <w:szCs w:val="28"/>
        </w:rPr>
        <w:t xml:space="preserve"> inputs like the class times, module names and the location which will be processed to produce timetables for the student as per their area of studies. </w:t>
      </w:r>
    </w:p>
    <w:p w:rsidR="00CC16CD" w:rsidP="1B97B59D" w:rsidRDefault="317D49E7" w14:paraId="67FBA532" w14:textId="791A36A6">
      <w:pPr>
        <w:spacing w:after="0"/>
        <w:jc w:val="both"/>
        <w:rPr>
          <w:rFonts w:ascii="Calibri" w:hAnsi="Calibri" w:eastAsia="Calibri" w:cs="Calibri"/>
          <w:color w:val="000000" w:themeColor="text1"/>
          <w:sz w:val="28"/>
          <w:szCs w:val="28"/>
        </w:rPr>
      </w:pPr>
      <w:r w:rsidRPr="1B97B59D" w:rsidR="317D49E7">
        <w:rPr>
          <w:rFonts w:ascii="Calibri" w:hAnsi="Calibri" w:eastAsia="Calibri" w:cs="Calibri"/>
          <w:color w:val="000000" w:themeColor="text1" w:themeTint="FF" w:themeShade="FF"/>
          <w:sz w:val="28"/>
          <w:szCs w:val="28"/>
        </w:rPr>
        <w:t xml:space="preserve">The events page takes in inputs like names of events </w:t>
      </w:r>
      <w:r w:rsidRPr="1B97B59D" w:rsidR="74B98B22">
        <w:rPr>
          <w:rFonts w:ascii="Calibri" w:hAnsi="Calibri" w:eastAsia="Calibri" w:cs="Calibri"/>
          <w:color w:val="000000" w:themeColor="text1" w:themeTint="FF" w:themeShade="FF"/>
          <w:sz w:val="28"/>
          <w:szCs w:val="28"/>
        </w:rPr>
        <w:t xml:space="preserve">available </w:t>
      </w:r>
      <w:r w:rsidRPr="1B97B59D" w:rsidR="317D49E7">
        <w:rPr>
          <w:rFonts w:ascii="Calibri" w:hAnsi="Calibri" w:eastAsia="Calibri" w:cs="Calibri"/>
          <w:color w:val="000000" w:themeColor="text1" w:themeTint="FF" w:themeShade="FF"/>
          <w:sz w:val="28"/>
          <w:szCs w:val="28"/>
        </w:rPr>
        <w:t xml:space="preserve">and dates with locations which the system </w:t>
      </w:r>
      <w:r w:rsidRPr="1B97B59D" w:rsidR="742C3C9E">
        <w:rPr>
          <w:rFonts w:ascii="Calibri" w:hAnsi="Calibri" w:eastAsia="Calibri" w:cs="Calibri"/>
          <w:color w:val="000000" w:themeColor="text1" w:themeTint="FF" w:themeShade="FF"/>
          <w:sz w:val="28"/>
          <w:szCs w:val="28"/>
        </w:rPr>
        <w:t xml:space="preserve">compares </w:t>
      </w:r>
      <w:r w:rsidRPr="1B97B59D" w:rsidR="742C3C9E">
        <w:rPr>
          <w:rFonts w:ascii="Calibri" w:hAnsi="Calibri" w:eastAsia="Calibri" w:cs="Calibri"/>
          <w:color w:val="000000" w:themeColor="text1" w:themeTint="FF" w:themeShade="FF"/>
          <w:sz w:val="28"/>
          <w:szCs w:val="28"/>
        </w:rPr>
        <w:t xml:space="preserve">the </w:t>
      </w:r>
      <w:r w:rsidRPr="1B97B59D" w:rsidR="742C3C9E">
        <w:rPr>
          <w:rFonts w:ascii="Calibri" w:hAnsi="Calibri" w:eastAsia="Calibri" w:cs="Calibri"/>
          <w:color w:val="000000" w:themeColor="text1" w:themeTint="FF" w:themeShade="FF"/>
          <w:sz w:val="28"/>
          <w:szCs w:val="28"/>
        </w:rPr>
        <w:t>current</w:t>
      </w:r>
      <w:r w:rsidRPr="1B97B59D" w:rsidR="742C3C9E">
        <w:rPr>
          <w:rFonts w:ascii="Calibri" w:hAnsi="Calibri" w:eastAsia="Calibri" w:cs="Calibri"/>
          <w:color w:val="000000" w:themeColor="text1" w:themeTint="FF" w:themeShade="FF"/>
          <w:sz w:val="28"/>
          <w:szCs w:val="28"/>
        </w:rPr>
        <w:t xml:space="preserve"> </w:t>
      </w:r>
      <w:r w:rsidRPr="1B97B59D" w:rsidR="742C3C9E">
        <w:rPr>
          <w:rFonts w:ascii="Calibri" w:hAnsi="Calibri" w:eastAsia="Calibri" w:cs="Calibri"/>
          <w:color w:val="000000" w:themeColor="text1" w:themeTint="FF" w:themeShade="FF"/>
          <w:sz w:val="28"/>
          <w:szCs w:val="28"/>
        </w:rPr>
        <w:t xml:space="preserve">events to previous </w:t>
      </w:r>
      <w:r w:rsidRPr="1B97B59D" w:rsidR="742C3C9E">
        <w:rPr>
          <w:rFonts w:ascii="Calibri" w:hAnsi="Calibri" w:eastAsia="Calibri" w:cs="Calibri"/>
          <w:color w:val="000000" w:themeColor="text1" w:themeTint="FF" w:themeShade="FF"/>
          <w:sz w:val="28"/>
          <w:szCs w:val="28"/>
        </w:rPr>
        <w:t>similar</w:t>
      </w:r>
      <w:r w:rsidRPr="1B97B59D" w:rsidR="742C3C9E">
        <w:rPr>
          <w:rFonts w:ascii="Calibri" w:hAnsi="Calibri" w:eastAsia="Calibri" w:cs="Calibri"/>
          <w:color w:val="000000" w:themeColor="text1" w:themeTint="FF" w:themeShade="FF"/>
          <w:sz w:val="28"/>
          <w:szCs w:val="28"/>
        </w:rPr>
        <w:t xml:space="preserve"> </w:t>
      </w:r>
      <w:r w:rsidRPr="1B97B59D" w:rsidR="742C3C9E">
        <w:rPr>
          <w:rFonts w:ascii="Calibri" w:hAnsi="Calibri" w:eastAsia="Calibri" w:cs="Calibri"/>
          <w:color w:val="000000" w:themeColor="text1" w:themeTint="FF" w:themeShade="FF"/>
          <w:sz w:val="28"/>
          <w:szCs w:val="28"/>
        </w:rPr>
        <w:t xml:space="preserve">events </w:t>
      </w:r>
      <w:r w:rsidRPr="1B97B59D" w:rsidR="742C3C9E">
        <w:rPr>
          <w:rFonts w:ascii="Calibri" w:hAnsi="Calibri" w:eastAsia="Calibri" w:cs="Calibri"/>
          <w:color w:val="000000" w:themeColor="text1" w:themeTint="FF" w:themeShade="FF"/>
          <w:sz w:val="28"/>
          <w:szCs w:val="28"/>
        </w:rPr>
        <w:t xml:space="preserve">checking the attendance </w:t>
      </w:r>
      <w:r w:rsidRPr="1B97B59D" w:rsidR="742C3C9E">
        <w:rPr>
          <w:rFonts w:ascii="Calibri" w:hAnsi="Calibri" w:eastAsia="Calibri" w:cs="Calibri"/>
          <w:color w:val="000000" w:themeColor="text1" w:themeTint="FF" w:themeShade="FF"/>
          <w:sz w:val="28"/>
          <w:szCs w:val="28"/>
        </w:rPr>
        <w:t>of</w:t>
      </w:r>
      <w:r w:rsidRPr="1B97B59D" w:rsidR="317D49E7">
        <w:rPr>
          <w:rFonts w:ascii="Calibri" w:hAnsi="Calibri" w:eastAsia="Calibri" w:cs="Calibri"/>
          <w:color w:val="000000" w:themeColor="text1" w:themeTint="FF" w:themeShade="FF"/>
          <w:sz w:val="28"/>
          <w:szCs w:val="28"/>
        </w:rPr>
        <w:t xml:space="preserve"> </w:t>
      </w:r>
      <w:r w:rsidRPr="1B97B59D" w:rsidR="742C3C9E">
        <w:rPr>
          <w:rFonts w:ascii="Calibri" w:hAnsi="Calibri" w:eastAsia="Calibri" w:cs="Calibri"/>
          <w:color w:val="000000" w:themeColor="text1" w:themeTint="FF" w:themeShade="FF"/>
          <w:sz w:val="28"/>
          <w:szCs w:val="28"/>
        </w:rPr>
        <w:t xml:space="preserve">the </w:t>
      </w:r>
      <w:r w:rsidRPr="1B97B59D" w:rsidR="742C3C9E">
        <w:rPr>
          <w:rFonts w:ascii="Calibri" w:hAnsi="Calibri" w:eastAsia="Calibri" w:cs="Calibri"/>
          <w:color w:val="000000" w:themeColor="text1" w:themeTint="FF" w:themeShade="FF"/>
          <w:sz w:val="28"/>
          <w:szCs w:val="28"/>
        </w:rPr>
        <w:t>previous events</w:t>
      </w:r>
      <w:r w:rsidRPr="1B97B59D" w:rsidR="742C3C9E">
        <w:rPr>
          <w:rFonts w:ascii="Calibri" w:hAnsi="Calibri" w:eastAsia="Calibri" w:cs="Calibri"/>
          <w:color w:val="000000" w:themeColor="text1" w:themeTint="FF" w:themeShade="FF"/>
          <w:sz w:val="28"/>
          <w:szCs w:val="28"/>
        </w:rPr>
        <w:t xml:space="preserve"> then </w:t>
      </w:r>
      <w:r w:rsidRPr="1B97B59D" w:rsidR="52B976F9">
        <w:rPr>
          <w:rFonts w:ascii="Calibri" w:hAnsi="Calibri" w:eastAsia="Calibri" w:cs="Calibri"/>
          <w:color w:val="000000" w:themeColor="text1" w:themeTint="FF" w:themeShade="FF"/>
          <w:sz w:val="28"/>
          <w:szCs w:val="28"/>
        </w:rPr>
        <w:t xml:space="preserve">prints </w:t>
      </w:r>
      <w:r w:rsidRPr="1B97B59D" w:rsidR="2F7D0848">
        <w:rPr>
          <w:rFonts w:ascii="Calibri" w:hAnsi="Calibri" w:eastAsia="Calibri" w:cs="Calibri"/>
          <w:color w:val="000000" w:themeColor="text1" w:themeTint="FF" w:themeShade="FF"/>
          <w:sz w:val="28"/>
          <w:szCs w:val="28"/>
        </w:rPr>
        <w:t>or</w:t>
      </w:r>
      <w:r w:rsidRPr="1B97B59D" w:rsidR="52B976F9">
        <w:rPr>
          <w:rFonts w:ascii="Calibri" w:hAnsi="Calibri" w:eastAsia="Calibri" w:cs="Calibri"/>
          <w:color w:val="000000" w:themeColor="text1" w:themeTint="FF" w:themeShade="FF"/>
          <w:sz w:val="28"/>
          <w:szCs w:val="28"/>
        </w:rPr>
        <w:t xml:space="preserve"> a</w:t>
      </w:r>
      <w:r w:rsidRPr="1B97B59D" w:rsidR="505E6247">
        <w:rPr>
          <w:rFonts w:ascii="Calibri" w:hAnsi="Calibri" w:eastAsia="Calibri" w:cs="Calibri"/>
          <w:color w:val="000000" w:themeColor="text1" w:themeTint="FF" w:themeShade="FF"/>
          <w:sz w:val="28"/>
          <w:szCs w:val="28"/>
        </w:rPr>
        <w:t xml:space="preserve"> </w:t>
      </w:r>
      <w:r w:rsidRPr="1B97B59D" w:rsidR="78A01383">
        <w:rPr>
          <w:rFonts w:ascii="Calibri" w:hAnsi="Calibri" w:eastAsia="Calibri" w:cs="Calibri"/>
          <w:color w:val="000000" w:themeColor="text1" w:themeTint="FF" w:themeShade="FF"/>
          <w:sz w:val="28"/>
          <w:szCs w:val="28"/>
        </w:rPr>
        <w:t>display</w:t>
      </w:r>
      <w:r w:rsidRPr="1B97B59D" w:rsidR="505E6247">
        <w:rPr>
          <w:rFonts w:ascii="Calibri" w:hAnsi="Calibri" w:eastAsia="Calibri" w:cs="Calibri"/>
          <w:color w:val="000000" w:themeColor="text1" w:themeTint="FF" w:themeShade="FF"/>
          <w:sz w:val="28"/>
          <w:szCs w:val="28"/>
        </w:rPr>
        <w:t xml:space="preserve"> </w:t>
      </w:r>
      <w:r w:rsidRPr="1B97B59D" w:rsidR="2EFE37E6">
        <w:rPr>
          <w:rFonts w:ascii="Calibri" w:hAnsi="Calibri" w:eastAsia="Calibri" w:cs="Calibri"/>
          <w:color w:val="000000" w:themeColor="text1" w:themeTint="FF" w:themeShade="FF"/>
          <w:sz w:val="28"/>
          <w:szCs w:val="28"/>
        </w:rPr>
        <w:t xml:space="preserve">of </w:t>
      </w:r>
      <w:r w:rsidRPr="1B97B59D" w:rsidR="469B15AC">
        <w:rPr>
          <w:rFonts w:ascii="Calibri" w:hAnsi="Calibri" w:eastAsia="Calibri" w:cs="Calibri"/>
          <w:color w:val="000000" w:themeColor="text1" w:themeTint="FF" w:themeShade="FF"/>
          <w:sz w:val="28"/>
          <w:szCs w:val="28"/>
        </w:rPr>
        <w:t>events</w:t>
      </w:r>
      <w:r w:rsidRPr="1B97B59D" w:rsidR="341EEB72">
        <w:rPr>
          <w:rFonts w:ascii="Calibri" w:hAnsi="Calibri" w:eastAsia="Calibri" w:cs="Calibri"/>
          <w:color w:val="000000" w:themeColor="text1" w:themeTint="FF" w:themeShade="FF"/>
          <w:sz w:val="28"/>
          <w:szCs w:val="28"/>
        </w:rPr>
        <w:t xml:space="preserve"> </w:t>
      </w:r>
      <w:r w:rsidRPr="1B97B59D" w:rsidR="341EEB72">
        <w:rPr>
          <w:rFonts w:ascii="Calibri" w:hAnsi="Calibri" w:eastAsia="Calibri" w:cs="Calibri"/>
          <w:color w:val="000000" w:themeColor="text1" w:themeTint="FF" w:themeShade="FF"/>
          <w:sz w:val="28"/>
          <w:szCs w:val="28"/>
        </w:rPr>
        <w:t>details</w:t>
      </w:r>
      <w:r w:rsidRPr="1B97B59D" w:rsidR="742C3C9E">
        <w:rPr>
          <w:rFonts w:ascii="Calibri" w:hAnsi="Calibri" w:eastAsia="Calibri" w:cs="Calibri"/>
          <w:color w:val="000000" w:themeColor="text1" w:themeTint="FF" w:themeShade="FF"/>
          <w:sz w:val="28"/>
          <w:szCs w:val="28"/>
        </w:rPr>
        <w:t>.</w:t>
      </w:r>
      <w:r w:rsidRPr="1B97B59D" w:rsidR="317D49E7">
        <w:rPr>
          <w:rFonts w:ascii="Calibri" w:hAnsi="Calibri" w:eastAsia="Calibri" w:cs="Calibri"/>
          <w:color w:val="000000" w:themeColor="text1" w:themeTint="FF" w:themeShade="FF"/>
          <w:sz w:val="28"/>
          <w:szCs w:val="28"/>
        </w:rPr>
        <w:t xml:space="preserve"> </w:t>
      </w:r>
    </w:p>
    <w:p w:rsidR="00CC16CD" w:rsidP="1B97B59D" w:rsidRDefault="70101E9D" w14:paraId="2D835CD1" w14:textId="2D1D6D60">
      <w:pPr>
        <w:spacing w:after="0"/>
        <w:jc w:val="both"/>
        <w:rPr>
          <w:rFonts w:ascii="Calibri" w:hAnsi="Calibri" w:eastAsia="Calibri" w:cs="Calibri"/>
          <w:color w:val="000000" w:themeColor="text1"/>
          <w:sz w:val="28"/>
          <w:szCs w:val="28"/>
        </w:rPr>
      </w:pPr>
      <w:r w:rsidRPr="1B97B59D" w:rsidR="70101E9D">
        <w:rPr>
          <w:rFonts w:ascii="Calibri" w:hAnsi="Calibri" w:eastAsia="Calibri" w:cs="Calibri"/>
          <w:color w:val="000000" w:themeColor="text1" w:themeTint="FF" w:themeShade="FF"/>
          <w:sz w:val="28"/>
          <w:szCs w:val="28"/>
        </w:rPr>
        <w:t xml:space="preserve">The search box allows users to input whatever they are searching for </w:t>
      </w:r>
      <w:r w:rsidRPr="1B97B59D" w:rsidR="0031A332">
        <w:rPr>
          <w:rFonts w:ascii="Calibri" w:hAnsi="Calibri" w:eastAsia="Calibri" w:cs="Calibri"/>
          <w:color w:val="000000" w:themeColor="text1" w:themeTint="FF" w:themeShade="FF"/>
          <w:sz w:val="28"/>
          <w:szCs w:val="28"/>
        </w:rPr>
        <w:t xml:space="preserve">then </w:t>
      </w:r>
      <w:r w:rsidRPr="1B97B59D" w:rsidR="0031A332">
        <w:rPr>
          <w:rFonts w:ascii="Calibri" w:hAnsi="Calibri" w:eastAsia="Calibri" w:cs="Calibri"/>
          <w:color w:val="000000" w:themeColor="text1" w:themeTint="FF" w:themeShade="FF"/>
          <w:sz w:val="28"/>
          <w:szCs w:val="28"/>
        </w:rPr>
        <w:t xml:space="preserve">it </w:t>
      </w:r>
      <w:r w:rsidRPr="1B97B59D" w:rsidR="0031A332">
        <w:rPr>
          <w:rFonts w:ascii="Calibri" w:hAnsi="Calibri" w:eastAsia="Calibri" w:cs="Calibri"/>
          <w:color w:val="000000" w:themeColor="text1" w:themeTint="FF" w:themeShade="FF"/>
          <w:sz w:val="28"/>
          <w:szCs w:val="28"/>
        </w:rPr>
        <w:t xml:space="preserve">assessed </w:t>
      </w:r>
      <w:r w:rsidRPr="1B97B59D" w:rsidR="0031A332">
        <w:rPr>
          <w:rFonts w:ascii="Calibri" w:hAnsi="Calibri" w:eastAsia="Calibri" w:cs="Calibri"/>
          <w:color w:val="000000" w:themeColor="text1" w:themeTint="FF" w:themeShade="FF"/>
          <w:sz w:val="28"/>
          <w:szCs w:val="28"/>
        </w:rPr>
        <w:t xml:space="preserve">whether </w:t>
      </w:r>
      <w:r w:rsidRPr="1B97B59D" w:rsidR="0031A332">
        <w:rPr>
          <w:rFonts w:ascii="Calibri" w:hAnsi="Calibri" w:eastAsia="Calibri" w:cs="Calibri"/>
          <w:color w:val="000000" w:themeColor="text1" w:themeTint="FF" w:themeShade="FF"/>
          <w:sz w:val="28"/>
          <w:szCs w:val="28"/>
        </w:rPr>
        <w:t xml:space="preserve">it </w:t>
      </w:r>
      <w:r w:rsidRPr="1B97B59D" w:rsidR="4A176845">
        <w:rPr>
          <w:rFonts w:ascii="Calibri" w:hAnsi="Calibri" w:eastAsia="Calibri" w:cs="Calibri"/>
          <w:color w:val="000000" w:themeColor="text1" w:themeTint="FF" w:themeShade="FF"/>
          <w:sz w:val="28"/>
          <w:szCs w:val="28"/>
        </w:rPr>
        <w:t>a</w:t>
      </w:r>
      <w:r w:rsidRPr="1B97B59D" w:rsidR="0031A332">
        <w:rPr>
          <w:rFonts w:ascii="Calibri" w:hAnsi="Calibri" w:eastAsia="Calibri" w:cs="Calibri"/>
          <w:color w:val="000000" w:themeColor="text1" w:themeTint="FF" w:themeShade="FF"/>
          <w:sz w:val="28"/>
          <w:szCs w:val="28"/>
        </w:rPr>
        <w:t>lre</w:t>
      </w:r>
      <w:r w:rsidRPr="1B97B59D" w:rsidR="4E2A9311">
        <w:rPr>
          <w:rFonts w:ascii="Calibri" w:hAnsi="Calibri" w:eastAsia="Calibri" w:cs="Calibri"/>
          <w:color w:val="000000" w:themeColor="text1" w:themeTint="FF" w:themeShade="FF"/>
          <w:sz w:val="28"/>
          <w:szCs w:val="28"/>
        </w:rPr>
        <w:t>a</w:t>
      </w:r>
      <w:r w:rsidRPr="1B97B59D" w:rsidR="0031A332">
        <w:rPr>
          <w:rFonts w:ascii="Calibri" w:hAnsi="Calibri" w:eastAsia="Calibri" w:cs="Calibri"/>
          <w:color w:val="000000" w:themeColor="text1" w:themeTint="FF" w:themeShade="FF"/>
          <w:sz w:val="28"/>
          <w:szCs w:val="28"/>
        </w:rPr>
        <w:t>dy</w:t>
      </w:r>
      <w:r w:rsidRPr="1B97B59D" w:rsidR="0031A332">
        <w:rPr>
          <w:rFonts w:ascii="Calibri" w:hAnsi="Calibri" w:eastAsia="Calibri" w:cs="Calibri"/>
          <w:color w:val="000000" w:themeColor="text1" w:themeTint="FF" w:themeShade="FF"/>
          <w:sz w:val="28"/>
          <w:szCs w:val="28"/>
        </w:rPr>
        <w:t xml:space="preserve"> </w:t>
      </w:r>
      <w:r w:rsidRPr="1B97B59D" w:rsidR="0031A332">
        <w:rPr>
          <w:rFonts w:ascii="Calibri" w:hAnsi="Calibri" w:eastAsia="Calibri" w:cs="Calibri"/>
          <w:color w:val="000000" w:themeColor="text1" w:themeTint="FF" w:themeShade="FF"/>
          <w:sz w:val="28"/>
          <w:szCs w:val="28"/>
        </w:rPr>
        <w:t xml:space="preserve">in the </w:t>
      </w:r>
      <w:r w:rsidRPr="1B97B59D" w:rsidR="68361677">
        <w:rPr>
          <w:rFonts w:ascii="Calibri" w:hAnsi="Calibri" w:eastAsia="Calibri" w:cs="Calibri"/>
          <w:color w:val="000000" w:themeColor="text1" w:themeTint="FF" w:themeShade="FF"/>
          <w:sz w:val="28"/>
          <w:szCs w:val="28"/>
        </w:rPr>
        <w:t>system</w:t>
      </w:r>
      <w:r w:rsidRPr="1B97B59D" w:rsidR="0031A332">
        <w:rPr>
          <w:rFonts w:ascii="Calibri" w:hAnsi="Calibri" w:eastAsia="Calibri" w:cs="Calibri"/>
          <w:color w:val="000000" w:themeColor="text1" w:themeTint="FF" w:themeShade="FF"/>
          <w:sz w:val="28"/>
          <w:szCs w:val="28"/>
        </w:rPr>
        <w:t xml:space="preserve"> or </w:t>
      </w:r>
      <w:r w:rsidRPr="1B97B59D" w:rsidR="0031A332">
        <w:rPr>
          <w:rFonts w:ascii="Calibri" w:hAnsi="Calibri" w:eastAsia="Calibri" w:cs="Calibri"/>
          <w:color w:val="000000" w:themeColor="text1" w:themeTint="FF" w:themeShade="FF"/>
          <w:sz w:val="28"/>
          <w:szCs w:val="28"/>
        </w:rPr>
        <w:t>not</w:t>
      </w:r>
      <w:r w:rsidRPr="1B97B59D" w:rsidR="0031A332">
        <w:rPr>
          <w:rFonts w:ascii="Calibri" w:hAnsi="Calibri" w:eastAsia="Calibri" w:cs="Calibri"/>
          <w:color w:val="000000" w:themeColor="text1" w:themeTint="FF" w:themeShade="FF"/>
          <w:sz w:val="28"/>
          <w:szCs w:val="28"/>
        </w:rPr>
        <w:t xml:space="preserve"> </w:t>
      </w:r>
      <w:r w:rsidRPr="1B97B59D" w:rsidR="0031A332">
        <w:rPr>
          <w:rFonts w:ascii="Calibri" w:hAnsi="Calibri" w:eastAsia="Calibri" w:cs="Calibri"/>
          <w:color w:val="000000" w:themeColor="text1" w:themeTint="FF" w:themeShade="FF"/>
          <w:sz w:val="28"/>
          <w:szCs w:val="28"/>
        </w:rPr>
        <w:t xml:space="preserve">and </w:t>
      </w:r>
      <w:r w:rsidRPr="1B97B59D" w:rsidR="0031A332">
        <w:rPr>
          <w:rFonts w:ascii="Calibri" w:hAnsi="Calibri" w:eastAsia="Calibri" w:cs="Calibri"/>
          <w:color w:val="000000" w:themeColor="text1" w:themeTint="FF" w:themeShade="FF"/>
          <w:sz w:val="28"/>
          <w:szCs w:val="28"/>
        </w:rPr>
        <w:t xml:space="preserve">then the </w:t>
      </w:r>
      <w:r w:rsidRPr="1B97B59D" w:rsidR="0031A332">
        <w:rPr>
          <w:rFonts w:ascii="Calibri" w:hAnsi="Calibri" w:eastAsia="Calibri" w:cs="Calibri"/>
          <w:color w:val="000000" w:themeColor="text1" w:themeTint="FF" w:themeShade="FF"/>
          <w:sz w:val="28"/>
          <w:szCs w:val="28"/>
        </w:rPr>
        <w:t>syst</w:t>
      </w:r>
      <w:r w:rsidRPr="1B97B59D" w:rsidR="4BF6DDB5">
        <w:rPr>
          <w:rFonts w:ascii="Calibri" w:hAnsi="Calibri" w:eastAsia="Calibri" w:cs="Calibri"/>
          <w:color w:val="000000" w:themeColor="text1" w:themeTint="FF" w:themeShade="FF"/>
          <w:sz w:val="28"/>
          <w:szCs w:val="28"/>
        </w:rPr>
        <w:t xml:space="preserve">em </w:t>
      </w:r>
      <w:r w:rsidRPr="1B97B59D" w:rsidR="4BF6DDB5">
        <w:rPr>
          <w:rFonts w:ascii="Calibri" w:hAnsi="Calibri" w:eastAsia="Calibri" w:cs="Calibri"/>
          <w:color w:val="000000" w:themeColor="text1" w:themeTint="FF" w:themeShade="FF"/>
          <w:sz w:val="28"/>
          <w:szCs w:val="28"/>
        </w:rPr>
        <w:t xml:space="preserve">will </w:t>
      </w:r>
      <w:r w:rsidRPr="1B97B59D" w:rsidR="4BF6DDB5">
        <w:rPr>
          <w:rFonts w:ascii="Calibri" w:hAnsi="Calibri" w:eastAsia="Calibri" w:cs="Calibri"/>
          <w:color w:val="000000" w:themeColor="text1" w:themeTint="FF" w:themeShade="FF"/>
          <w:sz w:val="28"/>
          <w:szCs w:val="28"/>
        </w:rPr>
        <w:t xml:space="preserve">print </w:t>
      </w:r>
      <w:r w:rsidRPr="1B97B59D" w:rsidR="4BF6DDB5">
        <w:rPr>
          <w:rFonts w:ascii="Calibri" w:hAnsi="Calibri" w:eastAsia="Calibri" w:cs="Calibri"/>
          <w:color w:val="000000" w:themeColor="text1" w:themeTint="FF" w:themeShade="FF"/>
          <w:sz w:val="28"/>
          <w:szCs w:val="28"/>
        </w:rPr>
        <w:t>a</w:t>
      </w:r>
      <w:r w:rsidRPr="1B97B59D" w:rsidR="5F724322">
        <w:rPr>
          <w:rFonts w:ascii="Calibri" w:hAnsi="Calibri" w:eastAsia="Calibri" w:cs="Calibri"/>
          <w:color w:val="000000" w:themeColor="text1" w:themeTint="FF" w:themeShade="FF"/>
          <w:sz w:val="28"/>
          <w:szCs w:val="28"/>
        </w:rPr>
        <w:t>nd</w:t>
      </w:r>
      <w:r w:rsidRPr="1B97B59D" w:rsidR="4BF6DDB5">
        <w:rPr>
          <w:rFonts w:ascii="Calibri" w:hAnsi="Calibri" w:eastAsia="Calibri" w:cs="Calibri"/>
          <w:color w:val="000000" w:themeColor="text1" w:themeTint="FF" w:themeShade="FF"/>
          <w:sz w:val="28"/>
          <w:szCs w:val="28"/>
        </w:rPr>
        <w:t xml:space="preserve"> </w:t>
      </w:r>
      <w:r w:rsidRPr="1B97B59D" w:rsidR="4BF6DDB5">
        <w:rPr>
          <w:rFonts w:ascii="Calibri" w:hAnsi="Calibri" w:eastAsia="Calibri" w:cs="Calibri"/>
          <w:color w:val="000000" w:themeColor="text1" w:themeTint="FF" w:themeShade="FF"/>
          <w:sz w:val="28"/>
          <w:szCs w:val="28"/>
        </w:rPr>
        <w:t xml:space="preserve">display </w:t>
      </w:r>
      <w:r w:rsidRPr="1B97B59D" w:rsidR="7DFD0F48">
        <w:rPr>
          <w:rFonts w:ascii="Calibri" w:hAnsi="Calibri" w:eastAsia="Calibri" w:cs="Calibri"/>
          <w:color w:val="000000" w:themeColor="text1" w:themeTint="FF" w:themeShade="FF"/>
          <w:sz w:val="28"/>
          <w:szCs w:val="28"/>
        </w:rPr>
        <w:t>similar</w:t>
      </w:r>
      <w:r w:rsidRPr="1B97B59D" w:rsidR="7DFD0F48">
        <w:rPr>
          <w:rFonts w:ascii="Calibri" w:hAnsi="Calibri" w:eastAsia="Calibri" w:cs="Calibri"/>
          <w:color w:val="000000" w:themeColor="text1" w:themeTint="FF" w:themeShade="FF"/>
          <w:sz w:val="28"/>
          <w:szCs w:val="28"/>
        </w:rPr>
        <w:t xml:space="preserve"> </w:t>
      </w:r>
      <w:r w:rsidRPr="1B97B59D" w:rsidR="7DFD0F48">
        <w:rPr>
          <w:rFonts w:ascii="Calibri" w:hAnsi="Calibri" w:eastAsia="Calibri" w:cs="Calibri"/>
          <w:color w:val="000000" w:themeColor="text1" w:themeTint="FF" w:themeShade="FF"/>
          <w:sz w:val="28"/>
          <w:szCs w:val="28"/>
        </w:rPr>
        <w:t>patterns</w:t>
      </w:r>
      <w:r w:rsidRPr="1B97B59D" w:rsidR="0031A332">
        <w:rPr>
          <w:rFonts w:ascii="Calibri" w:hAnsi="Calibri" w:eastAsia="Calibri" w:cs="Calibri"/>
          <w:color w:val="000000" w:themeColor="text1" w:themeTint="FF" w:themeShade="FF"/>
          <w:sz w:val="28"/>
          <w:szCs w:val="28"/>
        </w:rPr>
        <w:t xml:space="preserve"> </w:t>
      </w:r>
      <w:r w:rsidRPr="1B97B59D" w:rsidR="7DFD0F48">
        <w:rPr>
          <w:rFonts w:ascii="Calibri" w:hAnsi="Calibri" w:eastAsia="Calibri" w:cs="Calibri"/>
          <w:color w:val="000000" w:themeColor="text1" w:themeTint="FF" w:themeShade="FF"/>
          <w:sz w:val="28"/>
          <w:szCs w:val="28"/>
        </w:rPr>
        <w:t xml:space="preserve">to the </w:t>
      </w:r>
      <w:r w:rsidRPr="1B97B59D" w:rsidR="7DFD0F48">
        <w:rPr>
          <w:rFonts w:ascii="Calibri" w:hAnsi="Calibri" w:eastAsia="Calibri" w:cs="Calibri"/>
          <w:color w:val="000000" w:themeColor="text1" w:themeTint="FF" w:themeShade="FF"/>
          <w:sz w:val="28"/>
          <w:szCs w:val="28"/>
        </w:rPr>
        <w:t>searched item</w:t>
      </w:r>
      <w:r w:rsidRPr="1B97B59D" w:rsidR="7DFD0F48">
        <w:rPr>
          <w:rFonts w:ascii="Calibri" w:hAnsi="Calibri" w:eastAsia="Calibri" w:cs="Calibri"/>
          <w:color w:val="000000" w:themeColor="text1" w:themeTint="FF" w:themeShade="FF"/>
          <w:sz w:val="28"/>
          <w:szCs w:val="28"/>
        </w:rPr>
        <w:t>.</w:t>
      </w:r>
      <w:r w:rsidRPr="1B97B59D" w:rsidR="7DFD0F48">
        <w:rPr>
          <w:rFonts w:ascii="Calibri" w:hAnsi="Calibri" w:eastAsia="Calibri" w:cs="Calibri"/>
          <w:color w:val="000000" w:themeColor="text1" w:themeTint="FF" w:themeShade="FF"/>
          <w:sz w:val="28"/>
          <w:szCs w:val="28"/>
        </w:rPr>
        <w:t xml:space="preserve"> </w:t>
      </w:r>
    </w:p>
    <w:p w:rsidR="00CC16CD" w:rsidP="1B97B59D" w:rsidRDefault="2BB0EB31" w14:paraId="5F10F6F1" w14:textId="7CECA2B3">
      <w:pPr>
        <w:spacing w:after="0"/>
        <w:jc w:val="both"/>
        <w:rPr>
          <w:rFonts w:ascii="Calibri" w:hAnsi="Calibri" w:eastAsia="Calibri" w:cs="Calibri"/>
          <w:color w:val="000000" w:themeColor="text1"/>
          <w:sz w:val="28"/>
          <w:szCs w:val="28"/>
        </w:rPr>
      </w:pPr>
      <w:r w:rsidRPr="1B97B59D" w:rsidR="2BB0EB31">
        <w:rPr>
          <w:rFonts w:ascii="Calibri" w:hAnsi="Calibri" w:eastAsia="Calibri" w:cs="Calibri"/>
          <w:color w:val="000000" w:themeColor="text1" w:themeTint="FF" w:themeShade="FF"/>
          <w:sz w:val="28"/>
          <w:szCs w:val="28"/>
        </w:rPr>
        <w:t xml:space="preserve">The </w:t>
      </w:r>
      <w:r w:rsidRPr="1B97B59D" w:rsidR="26111DB0">
        <w:rPr>
          <w:rFonts w:ascii="Calibri" w:hAnsi="Calibri" w:eastAsia="Calibri" w:cs="Calibri"/>
          <w:color w:val="000000" w:themeColor="text1" w:themeTint="FF" w:themeShade="FF"/>
          <w:sz w:val="28"/>
          <w:szCs w:val="28"/>
        </w:rPr>
        <w:t xml:space="preserve">helpdesk is one </w:t>
      </w:r>
      <w:r w:rsidRPr="1B97B59D" w:rsidR="0FD96BCA">
        <w:rPr>
          <w:rFonts w:ascii="Calibri" w:hAnsi="Calibri" w:eastAsia="Calibri" w:cs="Calibri"/>
          <w:color w:val="000000" w:themeColor="text1" w:themeTint="FF" w:themeShade="FF"/>
          <w:sz w:val="28"/>
          <w:szCs w:val="28"/>
        </w:rPr>
        <w:t>feature</w:t>
      </w:r>
      <w:r w:rsidRPr="1B97B59D" w:rsidR="26111DB0">
        <w:rPr>
          <w:rFonts w:ascii="Calibri" w:hAnsi="Calibri" w:eastAsia="Calibri" w:cs="Calibri"/>
          <w:color w:val="000000" w:themeColor="text1" w:themeTint="FF" w:themeShade="FF"/>
          <w:sz w:val="28"/>
          <w:szCs w:val="28"/>
        </w:rPr>
        <w:t xml:space="preserve"> that allows users to type </w:t>
      </w:r>
      <w:r w:rsidRPr="1B97B59D" w:rsidR="07CBE635">
        <w:rPr>
          <w:rFonts w:ascii="Calibri" w:hAnsi="Calibri" w:eastAsia="Calibri" w:cs="Calibri"/>
          <w:color w:val="000000" w:themeColor="text1" w:themeTint="FF" w:themeShade="FF"/>
          <w:sz w:val="28"/>
          <w:szCs w:val="28"/>
        </w:rPr>
        <w:t>whatever</w:t>
      </w:r>
      <w:r w:rsidRPr="1B97B59D" w:rsidR="26111DB0">
        <w:rPr>
          <w:rFonts w:ascii="Calibri" w:hAnsi="Calibri" w:eastAsia="Calibri" w:cs="Calibri"/>
          <w:color w:val="000000" w:themeColor="text1" w:themeTint="FF" w:themeShade="FF"/>
          <w:sz w:val="28"/>
          <w:szCs w:val="28"/>
        </w:rPr>
        <w:t xml:space="preserve"> they want help </w:t>
      </w:r>
      <w:r w:rsidRPr="1B97B59D" w:rsidR="756C03DD">
        <w:rPr>
          <w:rFonts w:ascii="Calibri" w:hAnsi="Calibri" w:eastAsia="Calibri" w:cs="Calibri"/>
          <w:color w:val="000000" w:themeColor="text1" w:themeTint="FF" w:themeShade="FF"/>
          <w:sz w:val="28"/>
          <w:szCs w:val="28"/>
        </w:rPr>
        <w:t>with,</w:t>
      </w:r>
      <w:r w:rsidRPr="1B97B59D" w:rsidR="26111DB0">
        <w:rPr>
          <w:rFonts w:ascii="Calibri" w:hAnsi="Calibri" w:eastAsia="Calibri" w:cs="Calibri"/>
          <w:color w:val="000000" w:themeColor="text1" w:themeTint="FF" w:themeShade="FF"/>
          <w:sz w:val="28"/>
          <w:szCs w:val="28"/>
        </w:rPr>
        <w:t xml:space="preserve"> and it g</w:t>
      </w:r>
      <w:r w:rsidRPr="1B97B59D" w:rsidR="0E564E31">
        <w:rPr>
          <w:rFonts w:ascii="Calibri" w:hAnsi="Calibri" w:eastAsia="Calibri" w:cs="Calibri"/>
          <w:color w:val="000000" w:themeColor="text1" w:themeTint="FF" w:themeShade="FF"/>
          <w:sz w:val="28"/>
          <w:szCs w:val="28"/>
        </w:rPr>
        <w:t>e</w:t>
      </w:r>
      <w:r w:rsidRPr="1B97B59D" w:rsidR="26111DB0">
        <w:rPr>
          <w:rFonts w:ascii="Calibri" w:hAnsi="Calibri" w:eastAsia="Calibri" w:cs="Calibri"/>
          <w:color w:val="000000" w:themeColor="text1" w:themeTint="FF" w:themeShade="FF"/>
          <w:sz w:val="28"/>
          <w:szCs w:val="28"/>
        </w:rPr>
        <w:t>t</w:t>
      </w:r>
      <w:r w:rsidRPr="1B97B59D" w:rsidR="5094AC4B">
        <w:rPr>
          <w:rFonts w:ascii="Calibri" w:hAnsi="Calibri" w:eastAsia="Calibri" w:cs="Calibri"/>
          <w:color w:val="000000" w:themeColor="text1" w:themeTint="FF" w:themeShade="FF"/>
          <w:sz w:val="28"/>
          <w:szCs w:val="28"/>
        </w:rPr>
        <w:t>s</w:t>
      </w:r>
      <w:r w:rsidRPr="1B97B59D" w:rsidR="26111DB0">
        <w:rPr>
          <w:rFonts w:ascii="Calibri" w:hAnsi="Calibri" w:eastAsia="Calibri" w:cs="Calibri"/>
          <w:color w:val="000000" w:themeColor="text1" w:themeTint="FF" w:themeShade="FF"/>
          <w:sz w:val="28"/>
          <w:szCs w:val="28"/>
        </w:rPr>
        <w:t xml:space="preserve"> sent to the database with the </w:t>
      </w:r>
      <w:r w:rsidRPr="1B97B59D" w:rsidR="08503E6C">
        <w:rPr>
          <w:rFonts w:ascii="Calibri" w:hAnsi="Calibri" w:eastAsia="Calibri" w:cs="Calibri"/>
          <w:color w:val="000000" w:themeColor="text1" w:themeTint="FF" w:themeShade="FF"/>
          <w:sz w:val="28"/>
          <w:szCs w:val="28"/>
        </w:rPr>
        <w:t>information</w:t>
      </w:r>
      <w:r w:rsidRPr="1B97B59D" w:rsidR="26111DB0">
        <w:rPr>
          <w:rFonts w:ascii="Calibri" w:hAnsi="Calibri" w:eastAsia="Calibri" w:cs="Calibri"/>
          <w:color w:val="000000" w:themeColor="text1" w:themeTint="FF" w:themeShade="FF"/>
          <w:sz w:val="28"/>
          <w:szCs w:val="28"/>
        </w:rPr>
        <w:t xml:space="preserve"> th</w:t>
      </w:r>
      <w:r w:rsidRPr="1B97B59D" w:rsidR="054C6F23">
        <w:rPr>
          <w:rFonts w:ascii="Calibri" w:hAnsi="Calibri" w:eastAsia="Calibri" w:cs="Calibri"/>
          <w:color w:val="000000" w:themeColor="text1" w:themeTint="FF" w:themeShade="FF"/>
          <w:sz w:val="28"/>
          <w:szCs w:val="28"/>
        </w:rPr>
        <w:t>a</w:t>
      </w:r>
      <w:r w:rsidRPr="1B97B59D" w:rsidR="26111DB0">
        <w:rPr>
          <w:rFonts w:ascii="Calibri" w:hAnsi="Calibri" w:eastAsia="Calibri" w:cs="Calibri"/>
          <w:color w:val="000000" w:themeColor="text1" w:themeTint="FF" w:themeShade="FF"/>
          <w:sz w:val="28"/>
          <w:szCs w:val="28"/>
        </w:rPr>
        <w:t xml:space="preserve">t is requested and await the response from the </w:t>
      </w:r>
      <w:r w:rsidRPr="1B97B59D" w:rsidR="1E18A2B9">
        <w:rPr>
          <w:rFonts w:ascii="Calibri" w:hAnsi="Calibri" w:eastAsia="Calibri" w:cs="Calibri"/>
          <w:color w:val="000000" w:themeColor="text1" w:themeTint="FF" w:themeShade="FF"/>
          <w:sz w:val="28"/>
          <w:szCs w:val="28"/>
        </w:rPr>
        <w:t>administration</w:t>
      </w:r>
      <w:r w:rsidRPr="1B97B59D" w:rsidR="26111DB0">
        <w:rPr>
          <w:rFonts w:ascii="Calibri" w:hAnsi="Calibri" w:eastAsia="Calibri" w:cs="Calibri"/>
          <w:color w:val="000000" w:themeColor="text1" w:themeTint="FF" w:themeShade="FF"/>
          <w:sz w:val="28"/>
          <w:szCs w:val="28"/>
        </w:rPr>
        <w:t xml:space="preserve">. </w:t>
      </w:r>
      <w:r w:rsidRPr="1B97B59D" w:rsidR="26111DB0">
        <w:rPr>
          <w:rFonts w:ascii="Calibri" w:hAnsi="Calibri" w:eastAsia="Calibri" w:cs="Calibri"/>
          <w:color w:val="000000" w:themeColor="text1" w:themeTint="FF" w:themeShade="FF"/>
          <w:sz w:val="28"/>
          <w:szCs w:val="28"/>
        </w:rPr>
        <w:t xml:space="preserve">The </w:t>
      </w:r>
      <w:r w:rsidRPr="1B97B59D" w:rsidR="0CBC9794">
        <w:rPr>
          <w:rFonts w:ascii="Calibri" w:hAnsi="Calibri" w:eastAsia="Calibri" w:cs="Calibri"/>
          <w:color w:val="000000" w:themeColor="text1" w:themeTint="FF" w:themeShade="FF"/>
          <w:sz w:val="28"/>
          <w:szCs w:val="28"/>
        </w:rPr>
        <w:t xml:space="preserve">user </w:t>
      </w:r>
      <w:r w:rsidRPr="1B97B59D" w:rsidR="0CBC9794">
        <w:rPr>
          <w:rFonts w:ascii="Calibri" w:hAnsi="Calibri" w:eastAsia="Calibri" w:cs="Calibri"/>
          <w:color w:val="000000" w:themeColor="text1" w:themeTint="FF" w:themeShade="FF"/>
          <w:sz w:val="28"/>
          <w:szCs w:val="28"/>
        </w:rPr>
        <w:t>gets</w:t>
      </w:r>
      <w:r w:rsidRPr="1B97B59D" w:rsidR="0CBC9794">
        <w:rPr>
          <w:rFonts w:ascii="Calibri" w:hAnsi="Calibri" w:eastAsia="Calibri" w:cs="Calibri"/>
          <w:color w:val="000000" w:themeColor="text1" w:themeTint="FF" w:themeShade="FF"/>
          <w:sz w:val="28"/>
          <w:szCs w:val="28"/>
        </w:rPr>
        <w:t xml:space="preserve"> </w:t>
      </w:r>
      <w:r w:rsidRPr="1B97B59D" w:rsidR="0CBC9794">
        <w:rPr>
          <w:rFonts w:ascii="Calibri" w:hAnsi="Calibri" w:eastAsia="Calibri" w:cs="Calibri"/>
          <w:color w:val="000000" w:themeColor="text1" w:themeTint="FF" w:themeShade="FF"/>
          <w:sz w:val="28"/>
          <w:szCs w:val="28"/>
        </w:rPr>
        <w:t xml:space="preserve">an </w:t>
      </w:r>
      <w:r w:rsidRPr="1B97B59D" w:rsidR="0CBC9794">
        <w:rPr>
          <w:rFonts w:ascii="Calibri" w:hAnsi="Calibri" w:eastAsia="Calibri" w:cs="Calibri"/>
          <w:color w:val="000000" w:themeColor="text1" w:themeTint="FF" w:themeShade="FF"/>
          <w:sz w:val="28"/>
          <w:szCs w:val="28"/>
        </w:rPr>
        <w:t>acknowledgment</w:t>
      </w:r>
      <w:r w:rsidRPr="1B97B59D" w:rsidR="0CBC9794">
        <w:rPr>
          <w:rFonts w:ascii="Calibri" w:hAnsi="Calibri" w:eastAsia="Calibri" w:cs="Calibri"/>
          <w:color w:val="000000" w:themeColor="text1" w:themeTint="FF" w:themeShade="FF"/>
          <w:sz w:val="28"/>
          <w:szCs w:val="28"/>
        </w:rPr>
        <w:t xml:space="preserve"> </w:t>
      </w:r>
      <w:r w:rsidRPr="1B97B59D" w:rsidR="0CBC9794">
        <w:rPr>
          <w:rFonts w:ascii="Calibri" w:hAnsi="Calibri" w:eastAsia="Calibri" w:cs="Calibri"/>
          <w:color w:val="000000" w:themeColor="text1" w:themeTint="FF" w:themeShade="FF"/>
          <w:sz w:val="28"/>
          <w:szCs w:val="28"/>
        </w:rPr>
        <w:t>response</w:t>
      </w:r>
      <w:r w:rsidRPr="1B97B59D" w:rsidR="0CBC9794">
        <w:rPr>
          <w:rFonts w:ascii="Calibri" w:hAnsi="Calibri" w:eastAsia="Calibri" w:cs="Calibri"/>
          <w:color w:val="000000" w:themeColor="text1" w:themeTint="FF" w:themeShade="FF"/>
          <w:sz w:val="28"/>
          <w:szCs w:val="28"/>
        </w:rPr>
        <w:t>.</w:t>
      </w:r>
    </w:p>
    <w:p w:rsidR="00CC16CD" w:rsidP="705DFB6D" w:rsidRDefault="33352795" w14:paraId="77BF4506" w14:textId="11FC6270">
      <w:pPr>
        <w:pStyle w:val="Heading1"/>
        <w:rPr>
          <w:rFonts w:ascii="Calibri" w:hAnsi="Calibri" w:eastAsia="Calibri" w:cs="Calibri"/>
          <w:b/>
          <w:bCs/>
          <w:sz w:val="24"/>
          <w:szCs w:val="24"/>
        </w:rPr>
      </w:pPr>
      <w:r>
        <w:t>Architecture overview (client, data storage, optional auth, serverless functions if used)</w:t>
      </w:r>
    </w:p>
    <w:p w:rsidR="00CC16CD" w:rsidP="1B97B59D" w:rsidRDefault="7D62FD1A" w14:paraId="127F5281" w14:textId="4B4CA538">
      <w:pPr>
        <w:shd w:val="clear" w:color="auto" w:fill="FFFFFF" w:themeFill="background1"/>
        <w:spacing w:after="0"/>
        <w:jc w:val="both"/>
        <w:rPr>
          <w:rFonts w:ascii="Calibri" w:hAnsi="Calibri" w:eastAsia="Calibri" w:cs="Calibri"/>
          <w:sz w:val="28"/>
          <w:szCs w:val="28"/>
        </w:rPr>
      </w:pPr>
      <w:r w:rsidRPr="1B97B59D" w:rsidR="7D62FD1A">
        <w:rPr>
          <w:rFonts w:ascii="Calibri" w:hAnsi="Calibri" w:eastAsia="Calibri" w:cs="Calibri"/>
          <w:sz w:val="28"/>
          <w:szCs w:val="28"/>
        </w:rPr>
        <w:t>The application</w:t>
      </w:r>
      <w:r w:rsidRPr="1B97B59D" w:rsidR="38689654">
        <w:rPr>
          <w:rFonts w:ascii="Calibri" w:hAnsi="Calibri" w:eastAsia="Calibri" w:cs="Calibri"/>
          <w:sz w:val="28"/>
          <w:szCs w:val="28"/>
        </w:rPr>
        <w:t xml:space="preserve"> will be </w:t>
      </w:r>
      <w:r w:rsidRPr="1B97B59D" w:rsidR="7D62FD1A">
        <w:rPr>
          <w:rFonts w:ascii="Calibri" w:hAnsi="Calibri" w:eastAsia="Calibri" w:cs="Calibri"/>
          <w:sz w:val="28"/>
          <w:szCs w:val="28"/>
        </w:rPr>
        <w:t>designed</w:t>
      </w:r>
      <w:r w:rsidRPr="1B97B59D" w:rsidR="63D672CE">
        <w:rPr>
          <w:rFonts w:ascii="Calibri" w:hAnsi="Calibri" w:eastAsia="Calibri" w:cs="Calibri"/>
          <w:sz w:val="28"/>
          <w:szCs w:val="28"/>
        </w:rPr>
        <w:t xml:space="preserve"> </w:t>
      </w:r>
      <w:r w:rsidRPr="1B97B59D" w:rsidR="526CC174">
        <w:rPr>
          <w:rFonts w:ascii="Calibri" w:hAnsi="Calibri" w:eastAsia="Calibri" w:cs="Calibri"/>
          <w:sz w:val="28"/>
          <w:szCs w:val="28"/>
        </w:rPr>
        <w:t xml:space="preserve">using </w:t>
      </w:r>
      <w:r w:rsidRPr="1B97B59D" w:rsidR="526CC174">
        <w:rPr>
          <w:rFonts w:ascii="Calibri" w:hAnsi="Calibri" w:eastAsia="Calibri" w:cs="Calibri"/>
          <w:sz w:val="28"/>
          <w:szCs w:val="28"/>
        </w:rPr>
        <w:t>a</w:t>
      </w:r>
      <w:r w:rsidRPr="1B97B59D" w:rsidR="526CC174">
        <w:rPr>
          <w:rFonts w:ascii="Calibri" w:hAnsi="Calibri" w:eastAsia="Calibri" w:cs="Calibri"/>
          <w:sz w:val="28"/>
          <w:szCs w:val="28"/>
        </w:rPr>
        <w:t xml:space="preserve"> scripted </w:t>
      </w:r>
      <w:r w:rsidRPr="1B97B59D" w:rsidR="526CC174">
        <w:rPr>
          <w:rFonts w:ascii="Calibri" w:hAnsi="Calibri" w:eastAsia="Calibri" w:cs="Calibri"/>
          <w:sz w:val="28"/>
          <w:szCs w:val="28"/>
        </w:rPr>
        <w:t xml:space="preserve">website </w:t>
      </w:r>
      <w:r w:rsidRPr="1B97B59D" w:rsidR="526CC174">
        <w:rPr>
          <w:rFonts w:ascii="Calibri" w:hAnsi="Calibri" w:eastAsia="Calibri" w:cs="Calibri"/>
          <w:sz w:val="28"/>
          <w:szCs w:val="28"/>
        </w:rPr>
        <w:t>with</w:t>
      </w:r>
      <w:r w:rsidRPr="1B97B59D" w:rsidR="526CC174">
        <w:rPr>
          <w:rFonts w:ascii="Calibri" w:hAnsi="Calibri" w:eastAsia="Calibri" w:cs="Calibri"/>
          <w:sz w:val="28"/>
          <w:szCs w:val="28"/>
        </w:rPr>
        <w:t xml:space="preserve"> </w:t>
      </w:r>
      <w:r w:rsidRPr="1B97B59D" w:rsidR="526CC174">
        <w:rPr>
          <w:rFonts w:ascii="Calibri" w:hAnsi="Calibri" w:eastAsia="Calibri" w:cs="Calibri"/>
          <w:sz w:val="28"/>
          <w:szCs w:val="28"/>
        </w:rPr>
        <w:t xml:space="preserve">CSS </w:t>
      </w:r>
      <w:r w:rsidRPr="1B97B59D" w:rsidR="526CC174">
        <w:rPr>
          <w:rFonts w:ascii="Calibri" w:hAnsi="Calibri" w:eastAsia="Calibri" w:cs="Calibri"/>
          <w:sz w:val="28"/>
          <w:szCs w:val="28"/>
        </w:rPr>
        <w:t>styling</w:t>
      </w:r>
      <w:r w:rsidRPr="1B97B59D" w:rsidR="526CC174">
        <w:rPr>
          <w:rFonts w:ascii="Calibri" w:hAnsi="Calibri" w:eastAsia="Calibri" w:cs="Calibri"/>
          <w:sz w:val="28"/>
          <w:szCs w:val="28"/>
        </w:rPr>
        <w:t xml:space="preserve">. </w:t>
      </w:r>
      <w:r w:rsidRPr="1B97B59D" w:rsidR="526CC174">
        <w:rPr>
          <w:rFonts w:ascii="Calibri" w:hAnsi="Calibri" w:eastAsia="Calibri" w:cs="Calibri"/>
          <w:sz w:val="28"/>
          <w:szCs w:val="28"/>
        </w:rPr>
        <w:t xml:space="preserve">For the </w:t>
      </w:r>
      <w:r w:rsidRPr="1B97B59D" w:rsidR="7816EA18">
        <w:rPr>
          <w:rFonts w:ascii="Calibri" w:hAnsi="Calibri" w:eastAsia="Calibri" w:cs="Calibri"/>
          <w:sz w:val="28"/>
          <w:szCs w:val="28"/>
        </w:rPr>
        <w:t xml:space="preserve">backend </w:t>
      </w:r>
      <w:r w:rsidRPr="1B97B59D" w:rsidR="7816EA18">
        <w:rPr>
          <w:rFonts w:ascii="Calibri" w:hAnsi="Calibri" w:eastAsia="Calibri" w:cs="Calibri"/>
          <w:sz w:val="28"/>
          <w:szCs w:val="28"/>
        </w:rPr>
        <w:t>structured</w:t>
      </w:r>
      <w:r w:rsidRPr="1B97B59D" w:rsidR="7816EA18">
        <w:rPr>
          <w:rFonts w:ascii="Calibri" w:hAnsi="Calibri" w:eastAsia="Calibri" w:cs="Calibri"/>
          <w:sz w:val="28"/>
          <w:szCs w:val="28"/>
        </w:rPr>
        <w:t xml:space="preserve"> </w:t>
      </w:r>
      <w:r w:rsidRPr="1B97B59D" w:rsidR="7816EA18">
        <w:rPr>
          <w:rFonts w:ascii="Calibri" w:hAnsi="Calibri" w:eastAsia="Calibri" w:cs="Calibri"/>
          <w:sz w:val="28"/>
          <w:szCs w:val="28"/>
        </w:rPr>
        <w:t xml:space="preserve">query language will </w:t>
      </w:r>
      <w:r w:rsidRPr="1B97B59D" w:rsidR="7816EA18">
        <w:rPr>
          <w:rFonts w:ascii="Calibri" w:hAnsi="Calibri" w:eastAsia="Calibri" w:cs="Calibri"/>
          <w:sz w:val="28"/>
          <w:szCs w:val="28"/>
        </w:rPr>
        <w:t>be used to</w:t>
      </w:r>
      <w:r w:rsidRPr="1B97B59D" w:rsidR="7816EA18">
        <w:rPr>
          <w:rFonts w:ascii="Calibri" w:hAnsi="Calibri" w:eastAsia="Calibri" w:cs="Calibri"/>
          <w:sz w:val="28"/>
          <w:szCs w:val="28"/>
        </w:rPr>
        <w:t xml:space="preserve"> </w:t>
      </w:r>
      <w:r w:rsidRPr="1B97B59D" w:rsidR="7816EA18">
        <w:rPr>
          <w:rFonts w:ascii="Calibri" w:hAnsi="Calibri" w:eastAsia="Calibri" w:cs="Calibri"/>
          <w:sz w:val="28"/>
          <w:szCs w:val="28"/>
        </w:rPr>
        <w:t>design</w:t>
      </w:r>
      <w:r w:rsidRPr="1B97B59D" w:rsidR="7816EA18">
        <w:rPr>
          <w:rFonts w:ascii="Calibri" w:hAnsi="Calibri" w:eastAsia="Calibri" w:cs="Calibri"/>
          <w:sz w:val="28"/>
          <w:szCs w:val="28"/>
        </w:rPr>
        <w:t xml:space="preserve"> the </w:t>
      </w:r>
      <w:r w:rsidRPr="1B97B59D" w:rsidR="7816EA18">
        <w:rPr>
          <w:rFonts w:ascii="Calibri" w:hAnsi="Calibri" w:eastAsia="Calibri" w:cs="Calibri"/>
          <w:sz w:val="28"/>
          <w:szCs w:val="28"/>
        </w:rPr>
        <w:t xml:space="preserve">tables </w:t>
      </w:r>
      <w:r w:rsidRPr="1B97B59D" w:rsidR="7816EA18">
        <w:rPr>
          <w:rFonts w:ascii="Calibri" w:hAnsi="Calibri" w:eastAsia="Calibri" w:cs="Calibri"/>
          <w:sz w:val="28"/>
          <w:szCs w:val="28"/>
        </w:rPr>
        <w:t xml:space="preserve">through </w:t>
      </w:r>
      <w:r w:rsidRPr="1B97B59D" w:rsidR="6FE2B166">
        <w:rPr>
          <w:rFonts w:ascii="Calibri" w:hAnsi="Calibri" w:eastAsia="Calibri" w:cs="Calibri"/>
          <w:sz w:val="28"/>
          <w:szCs w:val="28"/>
        </w:rPr>
        <w:t>S</w:t>
      </w:r>
      <w:r w:rsidRPr="1B97B59D" w:rsidR="7816EA18">
        <w:rPr>
          <w:rFonts w:ascii="Calibri" w:hAnsi="Calibri" w:eastAsia="Calibri" w:cs="Calibri"/>
          <w:sz w:val="28"/>
          <w:szCs w:val="28"/>
        </w:rPr>
        <w:t xml:space="preserve">upabase </w:t>
      </w:r>
      <w:r w:rsidRPr="1B97B59D" w:rsidR="7816EA18">
        <w:rPr>
          <w:rFonts w:ascii="Calibri" w:hAnsi="Calibri" w:eastAsia="Calibri" w:cs="Calibri"/>
          <w:sz w:val="28"/>
          <w:szCs w:val="28"/>
        </w:rPr>
        <w:t>application</w:t>
      </w:r>
      <w:r w:rsidRPr="1B97B59D" w:rsidR="7816EA18">
        <w:rPr>
          <w:rFonts w:ascii="Calibri" w:hAnsi="Calibri" w:eastAsia="Calibri" w:cs="Calibri"/>
          <w:sz w:val="28"/>
          <w:szCs w:val="28"/>
        </w:rPr>
        <w:t xml:space="preserve">. </w:t>
      </w:r>
      <w:r w:rsidRPr="1B97B59D" w:rsidR="55B6E401">
        <w:rPr>
          <w:rFonts w:ascii="Calibri" w:hAnsi="Calibri" w:eastAsia="Calibri" w:cs="Calibri"/>
          <w:sz w:val="28"/>
          <w:szCs w:val="28"/>
        </w:rPr>
        <w:t xml:space="preserve">For </w:t>
      </w:r>
      <w:r w:rsidRPr="1B97B59D" w:rsidR="55B6E401">
        <w:rPr>
          <w:rFonts w:ascii="Calibri" w:hAnsi="Calibri" w:eastAsia="Calibri" w:cs="Calibri"/>
          <w:sz w:val="28"/>
          <w:szCs w:val="28"/>
        </w:rPr>
        <w:t>authentication</w:t>
      </w:r>
      <w:r w:rsidRPr="1B97B59D" w:rsidR="55B6E401">
        <w:rPr>
          <w:rFonts w:ascii="Calibri" w:hAnsi="Calibri" w:eastAsia="Calibri" w:cs="Calibri"/>
          <w:sz w:val="28"/>
          <w:szCs w:val="28"/>
        </w:rPr>
        <w:t xml:space="preserve"> </w:t>
      </w:r>
      <w:r w:rsidRPr="1B97B59D" w:rsidR="55B6E401">
        <w:rPr>
          <w:rFonts w:ascii="Calibri" w:hAnsi="Calibri" w:eastAsia="Calibri" w:cs="Calibri"/>
          <w:sz w:val="28"/>
          <w:szCs w:val="28"/>
        </w:rPr>
        <w:t xml:space="preserve">purposes </w:t>
      </w:r>
      <w:r w:rsidRPr="1B97B59D" w:rsidR="55B6E401">
        <w:rPr>
          <w:rFonts w:ascii="Calibri" w:hAnsi="Calibri" w:eastAsia="Calibri" w:cs="Calibri"/>
          <w:sz w:val="28"/>
          <w:szCs w:val="28"/>
        </w:rPr>
        <w:t xml:space="preserve">the </w:t>
      </w:r>
      <w:r w:rsidRPr="1B97B59D" w:rsidR="55B6E401">
        <w:rPr>
          <w:rFonts w:ascii="Calibri" w:hAnsi="Calibri" w:eastAsia="Calibri" w:cs="Calibri"/>
          <w:sz w:val="28"/>
          <w:szCs w:val="28"/>
        </w:rPr>
        <w:t xml:space="preserve">application will use </w:t>
      </w:r>
      <w:r w:rsidRPr="1B97B59D" w:rsidR="55B6E401">
        <w:rPr>
          <w:rFonts w:ascii="Calibri" w:hAnsi="Calibri" w:eastAsia="Calibri" w:cs="Calibri"/>
          <w:sz w:val="28"/>
          <w:szCs w:val="28"/>
        </w:rPr>
        <w:t xml:space="preserve">a </w:t>
      </w:r>
      <w:r w:rsidRPr="1B97B59D" w:rsidR="014629B5">
        <w:rPr>
          <w:rFonts w:ascii="Calibri" w:hAnsi="Calibri" w:eastAsia="Calibri" w:cs="Calibri"/>
          <w:sz w:val="28"/>
          <w:szCs w:val="28"/>
        </w:rPr>
        <w:t>Su</w:t>
      </w:r>
      <w:r w:rsidRPr="1B97B59D" w:rsidR="55B6E401">
        <w:rPr>
          <w:rFonts w:ascii="Calibri" w:hAnsi="Calibri" w:eastAsia="Calibri" w:cs="Calibri"/>
          <w:sz w:val="28"/>
          <w:szCs w:val="28"/>
        </w:rPr>
        <w:t>pabase</w:t>
      </w:r>
      <w:r w:rsidRPr="1B97B59D" w:rsidR="55B6E401">
        <w:rPr>
          <w:rFonts w:ascii="Calibri" w:hAnsi="Calibri" w:eastAsia="Calibri" w:cs="Calibri"/>
          <w:sz w:val="28"/>
          <w:szCs w:val="28"/>
        </w:rPr>
        <w:t xml:space="preserve"> </w:t>
      </w:r>
      <w:r w:rsidRPr="1B97B59D" w:rsidR="55B6E401">
        <w:rPr>
          <w:rFonts w:ascii="Calibri" w:hAnsi="Calibri" w:eastAsia="Calibri" w:cs="Calibri"/>
          <w:sz w:val="28"/>
          <w:szCs w:val="28"/>
        </w:rPr>
        <w:t xml:space="preserve">driven </w:t>
      </w:r>
      <w:r w:rsidRPr="1B97B59D" w:rsidR="55B6E401">
        <w:rPr>
          <w:rFonts w:ascii="Calibri" w:hAnsi="Calibri" w:eastAsia="Calibri" w:cs="Calibri"/>
          <w:sz w:val="28"/>
          <w:szCs w:val="28"/>
        </w:rPr>
        <w:t>authentication</w:t>
      </w:r>
      <w:r w:rsidRPr="1B97B59D" w:rsidR="55B6E401">
        <w:rPr>
          <w:rFonts w:ascii="Calibri" w:hAnsi="Calibri" w:eastAsia="Calibri" w:cs="Calibri"/>
          <w:sz w:val="28"/>
          <w:szCs w:val="28"/>
        </w:rPr>
        <w:t xml:space="preserve"> system </w:t>
      </w:r>
      <w:r w:rsidRPr="1B97B59D" w:rsidR="55B6E401">
        <w:rPr>
          <w:rFonts w:ascii="Calibri" w:hAnsi="Calibri" w:eastAsia="Calibri" w:cs="Calibri"/>
          <w:sz w:val="28"/>
          <w:szCs w:val="28"/>
        </w:rPr>
        <w:t xml:space="preserve">for </w:t>
      </w:r>
      <w:r w:rsidRPr="1B97B59D" w:rsidR="55B6E401">
        <w:rPr>
          <w:rFonts w:ascii="Calibri" w:hAnsi="Calibri" w:eastAsia="Calibri" w:cs="Calibri"/>
          <w:sz w:val="28"/>
          <w:szCs w:val="28"/>
        </w:rPr>
        <w:t xml:space="preserve">log </w:t>
      </w:r>
      <w:r w:rsidRPr="1B97B59D" w:rsidR="55B6E401">
        <w:rPr>
          <w:rFonts w:ascii="Calibri" w:hAnsi="Calibri" w:eastAsia="Calibri" w:cs="Calibri"/>
          <w:sz w:val="28"/>
          <w:szCs w:val="28"/>
        </w:rPr>
        <w:t xml:space="preserve">in </w:t>
      </w:r>
      <w:r w:rsidRPr="1B97B59D" w:rsidR="55B6E401">
        <w:rPr>
          <w:rFonts w:ascii="Calibri" w:hAnsi="Calibri" w:eastAsia="Calibri" w:cs="Calibri"/>
          <w:sz w:val="28"/>
          <w:szCs w:val="28"/>
        </w:rPr>
        <w:t>purposes</w:t>
      </w:r>
      <w:r w:rsidRPr="1B97B59D" w:rsidR="55B6E401">
        <w:rPr>
          <w:rFonts w:ascii="Calibri" w:hAnsi="Calibri" w:eastAsia="Calibri" w:cs="Calibri"/>
          <w:sz w:val="28"/>
          <w:szCs w:val="28"/>
        </w:rPr>
        <w:t xml:space="preserve">. </w:t>
      </w:r>
      <w:r w:rsidRPr="1B97B59D" w:rsidR="2E9BE167">
        <w:rPr>
          <w:rFonts w:ascii="Calibri" w:hAnsi="Calibri" w:eastAsia="Calibri" w:cs="Calibri"/>
          <w:sz w:val="28"/>
          <w:szCs w:val="28"/>
        </w:rPr>
        <w:t xml:space="preserve">It will be designed </w:t>
      </w:r>
      <w:r w:rsidRPr="1B97B59D" w:rsidR="2E9BE167">
        <w:rPr>
          <w:rFonts w:ascii="Calibri" w:hAnsi="Calibri" w:eastAsia="Calibri" w:cs="Calibri"/>
          <w:sz w:val="28"/>
          <w:szCs w:val="28"/>
        </w:rPr>
        <w:t xml:space="preserve">in </w:t>
      </w:r>
      <w:r w:rsidRPr="1B97B59D" w:rsidR="2E9BE167">
        <w:rPr>
          <w:rFonts w:ascii="Calibri" w:hAnsi="Calibri" w:eastAsia="Calibri" w:cs="Calibri"/>
          <w:sz w:val="28"/>
          <w:szCs w:val="28"/>
        </w:rPr>
        <w:t xml:space="preserve">such a way that </w:t>
      </w:r>
      <w:r w:rsidRPr="1B97B59D" w:rsidR="2E9BE167">
        <w:rPr>
          <w:rFonts w:ascii="Calibri" w:hAnsi="Calibri" w:eastAsia="Calibri" w:cs="Calibri"/>
          <w:sz w:val="28"/>
          <w:szCs w:val="28"/>
        </w:rPr>
        <w:t xml:space="preserve">some </w:t>
      </w:r>
      <w:r w:rsidRPr="1B97B59D" w:rsidR="2E9BE167">
        <w:rPr>
          <w:rFonts w:ascii="Calibri" w:hAnsi="Calibri" w:eastAsia="Calibri" w:cs="Calibri"/>
          <w:sz w:val="28"/>
          <w:szCs w:val="28"/>
        </w:rPr>
        <w:t xml:space="preserve">information </w:t>
      </w:r>
      <w:r w:rsidRPr="1B97B59D" w:rsidR="4481E1FE">
        <w:rPr>
          <w:rFonts w:ascii="Calibri" w:hAnsi="Calibri" w:eastAsia="Calibri" w:cs="Calibri"/>
          <w:sz w:val="28"/>
          <w:szCs w:val="28"/>
        </w:rPr>
        <w:t xml:space="preserve">is only </w:t>
      </w:r>
      <w:r w:rsidRPr="1B97B59D" w:rsidR="4481E1FE">
        <w:rPr>
          <w:rFonts w:ascii="Calibri" w:hAnsi="Calibri" w:eastAsia="Calibri" w:cs="Calibri"/>
          <w:sz w:val="28"/>
          <w:szCs w:val="28"/>
        </w:rPr>
        <w:t xml:space="preserve">available to </w:t>
      </w:r>
      <w:r w:rsidRPr="1B97B59D" w:rsidR="4481E1FE">
        <w:rPr>
          <w:rFonts w:ascii="Calibri" w:hAnsi="Calibri" w:eastAsia="Calibri" w:cs="Calibri"/>
          <w:sz w:val="28"/>
          <w:szCs w:val="28"/>
        </w:rPr>
        <w:t>logged</w:t>
      </w:r>
      <w:r w:rsidRPr="1B97B59D" w:rsidR="4481E1FE">
        <w:rPr>
          <w:rFonts w:ascii="Calibri" w:hAnsi="Calibri" w:eastAsia="Calibri" w:cs="Calibri"/>
          <w:sz w:val="28"/>
          <w:szCs w:val="28"/>
        </w:rPr>
        <w:t xml:space="preserve"> in users only</w:t>
      </w:r>
      <w:r w:rsidRPr="1B97B59D" w:rsidR="4481E1FE">
        <w:rPr>
          <w:rFonts w:ascii="Calibri" w:hAnsi="Calibri" w:eastAsia="Calibri" w:cs="Calibri"/>
          <w:sz w:val="28"/>
          <w:szCs w:val="28"/>
        </w:rPr>
        <w:t xml:space="preserve">. </w:t>
      </w:r>
      <w:r w:rsidRPr="1B97B59D" w:rsidR="4481E1FE">
        <w:rPr>
          <w:rFonts w:ascii="Calibri" w:hAnsi="Calibri" w:eastAsia="Calibri" w:cs="Calibri"/>
          <w:sz w:val="28"/>
          <w:szCs w:val="28"/>
        </w:rPr>
        <w:t xml:space="preserve">We will make use </w:t>
      </w:r>
      <w:r w:rsidRPr="1B97B59D" w:rsidR="4481E1FE">
        <w:rPr>
          <w:rFonts w:ascii="Calibri" w:hAnsi="Calibri" w:eastAsia="Calibri" w:cs="Calibri"/>
          <w:sz w:val="28"/>
          <w:szCs w:val="28"/>
        </w:rPr>
        <w:t>of buttons</w:t>
      </w:r>
      <w:r w:rsidRPr="1B97B59D" w:rsidR="530E15FD">
        <w:rPr>
          <w:rFonts w:ascii="Calibri" w:hAnsi="Calibri" w:eastAsia="Calibri" w:cs="Calibri"/>
          <w:sz w:val="28"/>
          <w:szCs w:val="28"/>
        </w:rPr>
        <w:t xml:space="preserve">, </w:t>
      </w:r>
      <w:r w:rsidRPr="1B97B59D" w:rsidR="530E15FD">
        <w:rPr>
          <w:rFonts w:ascii="Calibri" w:hAnsi="Calibri" w:eastAsia="Calibri" w:cs="Calibri"/>
          <w:sz w:val="28"/>
          <w:szCs w:val="28"/>
        </w:rPr>
        <w:t>functional</w:t>
      </w:r>
      <w:r w:rsidRPr="1B97B59D" w:rsidR="530E15FD">
        <w:rPr>
          <w:rFonts w:ascii="Calibri" w:hAnsi="Calibri" w:eastAsia="Calibri" w:cs="Calibri"/>
          <w:sz w:val="28"/>
          <w:szCs w:val="28"/>
        </w:rPr>
        <w:t xml:space="preserve"> links </w:t>
      </w:r>
      <w:r w:rsidRPr="1B97B59D" w:rsidR="530E15FD">
        <w:rPr>
          <w:rFonts w:ascii="Calibri" w:hAnsi="Calibri" w:eastAsia="Calibri" w:cs="Calibri"/>
          <w:sz w:val="28"/>
          <w:szCs w:val="28"/>
        </w:rPr>
        <w:t xml:space="preserve">and </w:t>
      </w:r>
      <w:r w:rsidRPr="1B97B59D" w:rsidR="530E15FD">
        <w:rPr>
          <w:rFonts w:ascii="Calibri" w:hAnsi="Calibri" w:eastAsia="Calibri" w:cs="Calibri"/>
          <w:sz w:val="28"/>
          <w:szCs w:val="28"/>
        </w:rPr>
        <w:t xml:space="preserve">labels </w:t>
      </w:r>
      <w:r w:rsidRPr="1B97B59D" w:rsidR="530E15FD">
        <w:rPr>
          <w:rFonts w:ascii="Calibri" w:hAnsi="Calibri" w:eastAsia="Calibri" w:cs="Calibri"/>
          <w:sz w:val="28"/>
          <w:szCs w:val="28"/>
        </w:rPr>
        <w:t xml:space="preserve">for </w:t>
      </w:r>
      <w:r w:rsidRPr="1B97B59D" w:rsidR="59025858">
        <w:rPr>
          <w:rFonts w:ascii="Calibri" w:hAnsi="Calibri" w:eastAsia="Calibri" w:cs="Calibri"/>
          <w:sz w:val="28"/>
          <w:szCs w:val="28"/>
        </w:rPr>
        <w:t xml:space="preserve">triggering </w:t>
      </w:r>
      <w:r w:rsidRPr="1B97B59D" w:rsidR="7E6723B7">
        <w:rPr>
          <w:rFonts w:ascii="Calibri" w:hAnsi="Calibri" w:eastAsia="Calibri" w:cs="Calibri"/>
          <w:sz w:val="28"/>
          <w:szCs w:val="28"/>
        </w:rPr>
        <w:t>certain</w:t>
      </w:r>
      <w:r w:rsidRPr="1B97B59D" w:rsidR="59025858">
        <w:rPr>
          <w:rFonts w:ascii="Calibri" w:hAnsi="Calibri" w:eastAsia="Calibri" w:cs="Calibri"/>
          <w:sz w:val="28"/>
          <w:szCs w:val="28"/>
        </w:rPr>
        <w:t xml:space="preserve"> events </w:t>
      </w:r>
      <w:r w:rsidRPr="1B97B59D" w:rsidR="59025858">
        <w:rPr>
          <w:rFonts w:ascii="Calibri" w:hAnsi="Calibri" w:eastAsia="Calibri" w:cs="Calibri"/>
          <w:sz w:val="28"/>
          <w:szCs w:val="28"/>
        </w:rPr>
        <w:t xml:space="preserve">like </w:t>
      </w:r>
      <w:r w:rsidRPr="1B97B59D" w:rsidR="59025858">
        <w:rPr>
          <w:rFonts w:ascii="Calibri" w:hAnsi="Calibri" w:eastAsia="Calibri" w:cs="Calibri"/>
          <w:sz w:val="28"/>
          <w:szCs w:val="28"/>
        </w:rPr>
        <w:t xml:space="preserve">submission </w:t>
      </w:r>
      <w:r w:rsidRPr="1B97B59D" w:rsidR="59025858">
        <w:rPr>
          <w:rFonts w:ascii="Calibri" w:hAnsi="Calibri" w:eastAsia="Calibri" w:cs="Calibri"/>
          <w:sz w:val="28"/>
          <w:szCs w:val="28"/>
        </w:rPr>
        <w:t>and searching</w:t>
      </w:r>
      <w:r w:rsidRPr="1B97B59D" w:rsidR="59025858">
        <w:rPr>
          <w:rFonts w:ascii="Calibri" w:hAnsi="Calibri" w:eastAsia="Calibri" w:cs="Calibri"/>
          <w:sz w:val="28"/>
          <w:szCs w:val="28"/>
        </w:rPr>
        <w:t>.</w:t>
      </w:r>
      <w:r w:rsidRPr="1B97B59D" w:rsidR="59025858">
        <w:rPr>
          <w:rFonts w:ascii="Calibri" w:hAnsi="Calibri" w:eastAsia="Calibri" w:cs="Calibri"/>
          <w:sz w:val="28"/>
          <w:szCs w:val="28"/>
        </w:rPr>
        <w:t xml:space="preserve"> </w:t>
      </w:r>
      <w:r w:rsidRPr="1B97B59D" w:rsidR="2D2CAD6E">
        <w:rPr>
          <w:rFonts w:ascii="Calibri" w:hAnsi="Calibri" w:eastAsia="Calibri" w:cs="Calibri"/>
          <w:sz w:val="28"/>
          <w:szCs w:val="28"/>
        </w:rPr>
        <w:t xml:space="preserve"> </w:t>
      </w:r>
      <w:r w:rsidRPr="1B97B59D" w:rsidR="2D2CAD6E">
        <w:rPr>
          <w:rFonts w:ascii="Calibri" w:hAnsi="Calibri" w:eastAsia="Calibri" w:cs="Calibri"/>
          <w:sz w:val="28"/>
          <w:szCs w:val="28"/>
        </w:rPr>
        <w:t xml:space="preserve">There </w:t>
      </w:r>
      <w:r w:rsidRPr="1B97B59D" w:rsidR="2D2CAD6E">
        <w:rPr>
          <w:rFonts w:ascii="Calibri" w:hAnsi="Calibri" w:eastAsia="Calibri" w:cs="Calibri"/>
          <w:sz w:val="28"/>
          <w:szCs w:val="28"/>
        </w:rPr>
        <w:t xml:space="preserve">will </w:t>
      </w:r>
      <w:r w:rsidRPr="1B97B59D" w:rsidR="4DFCF467">
        <w:rPr>
          <w:rFonts w:ascii="Calibri" w:hAnsi="Calibri" w:eastAsia="Calibri" w:cs="Calibri"/>
          <w:sz w:val="28"/>
          <w:szCs w:val="28"/>
        </w:rPr>
        <w:t xml:space="preserve">be links </w:t>
      </w:r>
      <w:r w:rsidRPr="1B97B59D" w:rsidR="4DFCF467">
        <w:rPr>
          <w:rFonts w:ascii="Calibri" w:hAnsi="Calibri" w:eastAsia="Calibri" w:cs="Calibri"/>
          <w:sz w:val="28"/>
          <w:szCs w:val="28"/>
        </w:rPr>
        <w:t xml:space="preserve">connecting the </w:t>
      </w:r>
      <w:r w:rsidRPr="1B97B59D" w:rsidR="4DFCF467">
        <w:rPr>
          <w:rFonts w:ascii="Calibri" w:hAnsi="Calibri" w:eastAsia="Calibri" w:cs="Calibri"/>
          <w:sz w:val="28"/>
          <w:szCs w:val="28"/>
        </w:rPr>
        <w:t>pages</w:t>
      </w:r>
      <w:r w:rsidRPr="1B97B59D" w:rsidR="4DFCF467">
        <w:rPr>
          <w:rFonts w:ascii="Calibri" w:hAnsi="Calibri" w:eastAsia="Calibri" w:cs="Calibri"/>
          <w:sz w:val="28"/>
          <w:szCs w:val="28"/>
        </w:rPr>
        <w:t>.</w:t>
      </w:r>
    </w:p>
    <w:p w:rsidR="00CC16CD" w:rsidP="1B97B59D" w:rsidRDefault="00CC16CD" w14:paraId="25AAAB95" w14:textId="1B9F1CF0">
      <w:pPr>
        <w:shd w:val="clear" w:color="auto" w:fill="FFFFFF" w:themeFill="background1"/>
        <w:spacing w:after="0"/>
        <w:jc w:val="both"/>
        <w:rPr>
          <w:rFonts w:ascii="Calibri" w:hAnsi="Calibri" w:eastAsia="Calibri" w:cs="Calibri"/>
          <w:sz w:val="28"/>
          <w:szCs w:val="28"/>
        </w:rPr>
      </w:pPr>
    </w:p>
    <w:p w:rsidR="00CC16CD" w:rsidP="705DFB6D" w:rsidRDefault="184D8EEB" w14:paraId="1643C393" w14:textId="6B2400FB">
      <w:pPr>
        <w:spacing w:after="0"/>
        <w:jc w:val="both"/>
        <w:rPr>
          <w:rStyle w:val="Heading2Char"/>
          <w:rFonts w:ascii="Calibri" w:hAnsi="Calibri" w:eastAsia="Calibri" w:cs="Calibri"/>
          <w:sz w:val="24"/>
          <w:szCs w:val="24"/>
        </w:rPr>
      </w:pPr>
      <w:r w:rsidRPr="705DFB6D">
        <w:rPr>
          <w:rFonts w:ascii="Calibri" w:hAnsi="Calibri" w:eastAsia="Calibri" w:cs="Calibri"/>
          <w:color w:val="000000" w:themeColor="text1"/>
        </w:rPr>
        <w:t xml:space="preserve"> </w:t>
      </w:r>
      <w:r w:rsidR="00EE15EC">
        <w:br/>
      </w:r>
      <w:r w:rsidRPr="705DFB6D" w:rsidR="33352795">
        <w:rPr>
          <w:rStyle w:val="Heading1Char"/>
        </w:rPr>
        <w:t>Data design (conceptual): key entities and relationships; what you will NOT collect (data</w:t>
      </w:r>
      <w:r w:rsidRPr="705DFB6D" w:rsidR="36DF05BD">
        <w:rPr>
          <w:rStyle w:val="Heading1Char"/>
        </w:rPr>
        <w:t xml:space="preserve"> </w:t>
      </w:r>
      <w:r w:rsidRPr="705DFB6D" w:rsidR="33352795">
        <w:rPr>
          <w:rStyle w:val="Heading1Char"/>
        </w:rPr>
        <w:t>minimisation)</w:t>
      </w:r>
      <w:r w:rsidRPr="705DFB6D" w:rsidR="59900D4F">
        <w:rPr>
          <w:rStyle w:val="Heading1Char"/>
        </w:rPr>
        <w:t xml:space="preserve"> </w:t>
      </w:r>
    </w:p>
    <w:p w:rsidR="1FA79563" w:rsidP="1B97B59D" w:rsidRDefault="3BB8C858" w14:paraId="7144A5FE" w14:textId="1DFFD6DE">
      <w:pPr>
        <w:spacing w:after="0"/>
        <w:jc w:val="both"/>
        <w:rPr>
          <w:rFonts w:ascii="Calibri" w:hAnsi="Calibri" w:eastAsia="Calibri" w:cs="Calibri"/>
          <w:sz w:val="28"/>
          <w:szCs w:val="28"/>
        </w:rPr>
      </w:pPr>
      <w:r w:rsidRPr="1B97B59D" w:rsidR="3BB8C858">
        <w:rPr>
          <w:rFonts w:ascii="Calibri" w:hAnsi="Calibri" w:eastAsia="Calibri" w:cs="Calibri"/>
          <w:sz w:val="28"/>
          <w:szCs w:val="28"/>
        </w:rPr>
        <w:t>The system is created th</w:t>
      </w:r>
      <w:r w:rsidRPr="1B97B59D" w:rsidR="598EAC83">
        <w:rPr>
          <w:rFonts w:ascii="Calibri" w:hAnsi="Calibri" w:eastAsia="Calibri" w:cs="Calibri"/>
          <w:sz w:val="28"/>
          <w:szCs w:val="28"/>
        </w:rPr>
        <w:t xml:space="preserve">rough specific entities which include </w:t>
      </w:r>
      <w:r w:rsidRPr="1B97B59D" w:rsidR="090D85BA">
        <w:rPr>
          <w:rFonts w:ascii="Calibri" w:hAnsi="Calibri" w:eastAsia="Calibri" w:cs="Calibri"/>
          <w:sz w:val="28"/>
          <w:szCs w:val="28"/>
        </w:rPr>
        <w:t>profile</w:t>
      </w:r>
      <w:r w:rsidRPr="1B97B59D" w:rsidR="598EAC83">
        <w:rPr>
          <w:rFonts w:ascii="Calibri" w:hAnsi="Calibri" w:eastAsia="Calibri" w:cs="Calibri"/>
          <w:sz w:val="28"/>
          <w:szCs w:val="28"/>
        </w:rPr>
        <w:t>, timetables, events, societies, location and help</w:t>
      </w:r>
      <w:r w:rsidRPr="1B97B59D" w:rsidR="34FB4267">
        <w:rPr>
          <w:rFonts w:ascii="Calibri" w:hAnsi="Calibri" w:eastAsia="Calibri" w:cs="Calibri"/>
          <w:sz w:val="28"/>
          <w:szCs w:val="28"/>
        </w:rPr>
        <w:t xml:space="preserve">desk. This is a </w:t>
      </w:r>
      <w:r w:rsidRPr="1B97B59D" w:rsidR="6864F6F6">
        <w:rPr>
          <w:rFonts w:ascii="Calibri" w:hAnsi="Calibri" w:eastAsia="Calibri" w:cs="Calibri"/>
          <w:sz w:val="28"/>
          <w:szCs w:val="28"/>
        </w:rPr>
        <w:t>representation</w:t>
      </w:r>
      <w:r w:rsidRPr="1B97B59D" w:rsidR="34FB4267">
        <w:rPr>
          <w:rFonts w:ascii="Calibri" w:hAnsi="Calibri" w:eastAsia="Calibri" w:cs="Calibri"/>
          <w:sz w:val="28"/>
          <w:szCs w:val="28"/>
        </w:rPr>
        <w:t xml:space="preserve"> of the </w:t>
      </w:r>
      <w:r w:rsidRPr="1B97B59D" w:rsidR="726A1DF6">
        <w:rPr>
          <w:rFonts w:ascii="Calibri" w:hAnsi="Calibri" w:eastAsia="Calibri" w:cs="Calibri"/>
          <w:sz w:val="28"/>
          <w:szCs w:val="28"/>
        </w:rPr>
        <w:t>data</w:t>
      </w:r>
      <w:r w:rsidRPr="1B97B59D" w:rsidR="34FB4267">
        <w:rPr>
          <w:rFonts w:ascii="Calibri" w:hAnsi="Calibri" w:eastAsia="Calibri" w:cs="Calibri"/>
          <w:sz w:val="28"/>
          <w:szCs w:val="28"/>
        </w:rPr>
        <w:t xml:space="preserve"> that is needed </w:t>
      </w:r>
      <w:r w:rsidRPr="1B97B59D" w:rsidR="0C7CBEC4">
        <w:rPr>
          <w:rFonts w:ascii="Calibri" w:hAnsi="Calibri" w:eastAsia="Calibri" w:cs="Calibri"/>
          <w:sz w:val="28"/>
          <w:szCs w:val="28"/>
        </w:rPr>
        <w:t xml:space="preserve">for the system to function properly and efficiently. </w:t>
      </w:r>
      <w:r w:rsidRPr="1B97B59D" w:rsidR="65DEE315">
        <w:rPr>
          <w:rFonts w:ascii="Calibri" w:hAnsi="Calibri" w:eastAsia="Calibri" w:cs="Calibri"/>
          <w:sz w:val="28"/>
          <w:szCs w:val="28"/>
        </w:rPr>
        <w:t xml:space="preserve"> </w:t>
      </w:r>
    </w:p>
    <w:p w:rsidR="1FA79563" w:rsidP="1B97B59D" w:rsidRDefault="1FA79563" w14:paraId="7507F284" w14:textId="4799AC59">
      <w:pPr>
        <w:spacing w:after="0"/>
        <w:jc w:val="both"/>
        <w:rPr>
          <w:rFonts w:ascii="Calibri" w:hAnsi="Calibri" w:eastAsia="Calibri" w:cs="Calibri"/>
          <w:sz w:val="28"/>
          <w:szCs w:val="28"/>
        </w:rPr>
      </w:pPr>
    </w:p>
    <w:p w:rsidR="1FA79563" w:rsidP="1B97B59D" w:rsidRDefault="7DBF889A" w14:paraId="472C6050" w14:textId="301AFBE7">
      <w:pPr>
        <w:spacing w:after="0"/>
        <w:jc w:val="both"/>
        <w:rPr>
          <w:rFonts w:ascii="Calibri" w:hAnsi="Calibri" w:eastAsia="Calibri" w:cs="Calibri"/>
          <w:sz w:val="28"/>
          <w:szCs w:val="28"/>
        </w:rPr>
      </w:pPr>
      <w:r w:rsidRPr="1B97B59D" w:rsidR="7DBF889A">
        <w:rPr>
          <w:rFonts w:ascii="Calibri" w:hAnsi="Calibri" w:eastAsia="Calibri" w:cs="Calibri"/>
          <w:sz w:val="28"/>
          <w:szCs w:val="28"/>
        </w:rPr>
        <w:t xml:space="preserve">In terms </w:t>
      </w:r>
      <w:r w:rsidRPr="1B97B59D" w:rsidR="7DBF889A">
        <w:rPr>
          <w:rFonts w:ascii="Calibri" w:hAnsi="Calibri" w:eastAsia="Calibri" w:cs="Calibri"/>
          <w:sz w:val="28"/>
          <w:szCs w:val="28"/>
        </w:rPr>
        <w:t xml:space="preserve">of </w:t>
      </w:r>
      <w:r w:rsidRPr="1B97B59D" w:rsidR="7DBF889A">
        <w:rPr>
          <w:rFonts w:ascii="Calibri" w:hAnsi="Calibri" w:eastAsia="Calibri" w:cs="Calibri"/>
          <w:sz w:val="28"/>
          <w:szCs w:val="28"/>
        </w:rPr>
        <w:t>relationships</w:t>
      </w:r>
      <w:r w:rsidRPr="1B97B59D" w:rsidR="7DBF889A">
        <w:rPr>
          <w:rFonts w:ascii="Calibri" w:hAnsi="Calibri" w:eastAsia="Calibri" w:cs="Calibri"/>
          <w:sz w:val="28"/>
          <w:szCs w:val="28"/>
        </w:rPr>
        <w:t xml:space="preserve"> the </w:t>
      </w:r>
      <w:r w:rsidRPr="1B97B59D" w:rsidR="7DBF889A">
        <w:rPr>
          <w:rFonts w:ascii="Calibri" w:hAnsi="Calibri" w:eastAsia="Calibri" w:cs="Calibri"/>
          <w:sz w:val="28"/>
          <w:szCs w:val="28"/>
        </w:rPr>
        <w:t xml:space="preserve">student will </w:t>
      </w:r>
      <w:r w:rsidRPr="1B97B59D" w:rsidR="7DBF889A">
        <w:rPr>
          <w:rFonts w:ascii="Calibri" w:hAnsi="Calibri" w:eastAsia="Calibri" w:cs="Calibri"/>
          <w:sz w:val="28"/>
          <w:szCs w:val="28"/>
        </w:rPr>
        <w:t xml:space="preserve">create a </w:t>
      </w:r>
      <w:r w:rsidRPr="1B97B59D" w:rsidR="7DBF889A">
        <w:rPr>
          <w:rFonts w:ascii="Calibri" w:hAnsi="Calibri" w:eastAsia="Calibri" w:cs="Calibri"/>
          <w:sz w:val="28"/>
          <w:szCs w:val="28"/>
        </w:rPr>
        <w:t xml:space="preserve">profile </w:t>
      </w:r>
      <w:r w:rsidRPr="1B97B59D" w:rsidR="7DBF889A">
        <w:rPr>
          <w:rFonts w:ascii="Calibri" w:hAnsi="Calibri" w:eastAsia="Calibri" w:cs="Calibri"/>
          <w:sz w:val="28"/>
          <w:szCs w:val="28"/>
        </w:rPr>
        <w:t xml:space="preserve">which will be </w:t>
      </w:r>
      <w:r w:rsidRPr="1B97B59D" w:rsidR="7DBF889A">
        <w:rPr>
          <w:rFonts w:ascii="Calibri" w:hAnsi="Calibri" w:eastAsia="Calibri" w:cs="Calibri"/>
          <w:sz w:val="28"/>
          <w:szCs w:val="28"/>
        </w:rPr>
        <w:t xml:space="preserve">connected to all the </w:t>
      </w:r>
      <w:r w:rsidRPr="1B97B59D" w:rsidR="7DBF889A">
        <w:rPr>
          <w:rFonts w:ascii="Calibri" w:hAnsi="Calibri" w:eastAsia="Calibri" w:cs="Calibri"/>
          <w:sz w:val="28"/>
          <w:szCs w:val="28"/>
        </w:rPr>
        <w:t xml:space="preserve">database </w:t>
      </w:r>
      <w:r w:rsidRPr="1B97B59D" w:rsidR="7DBF889A">
        <w:rPr>
          <w:rFonts w:ascii="Calibri" w:hAnsi="Calibri" w:eastAsia="Calibri" w:cs="Calibri"/>
          <w:sz w:val="28"/>
          <w:szCs w:val="28"/>
        </w:rPr>
        <w:t>timetables</w:t>
      </w:r>
      <w:r w:rsidRPr="1B97B59D" w:rsidR="7DBF889A">
        <w:rPr>
          <w:rFonts w:ascii="Calibri" w:hAnsi="Calibri" w:eastAsia="Calibri" w:cs="Calibri"/>
          <w:sz w:val="28"/>
          <w:szCs w:val="28"/>
        </w:rPr>
        <w:t xml:space="preserve">. </w:t>
      </w:r>
      <w:r w:rsidRPr="1B97B59D" w:rsidR="7DBF889A">
        <w:rPr>
          <w:rFonts w:ascii="Calibri" w:hAnsi="Calibri" w:eastAsia="Calibri" w:cs="Calibri"/>
          <w:sz w:val="28"/>
          <w:szCs w:val="28"/>
        </w:rPr>
        <w:t>This</w:t>
      </w:r>
      <w:r w:rsidRPr="1B97B59D" w:rsidR="7DBF889A">
        <w:rPr>
          <w:rFonts w:ascii="Calibri" w:hAnsi="Calibri" w:eastAsia="Calibri" w:cs="Calibri"/>
          <w:sz w:val="28"/>
          <w:szCs w:val="28"/>
        </w:rPr>
        <w:t xml:space="preserve"> will </w:t>
      </w:r>
      <w:r w:rsidRPr="1B97B59D" w:rsidR="7DBF889A">
        <w:rPr>
          <w:rFonts w:ascii="Calibri" w:hAnsi="Calibri" w:eastAsia="Calibri" w:cs="Calibri"/>
          <w:sz w:val="28"/>
          <w:szCs w:val="28"/>
        </w:rPr>
        <w:t xml:space="preserve">make </w:t>
      </w:r>
      <w:r w:rsidRPr="1B97B59D" w:rsidR="7DBF889A">
        <w:rPr>
          <w:rFonts w:ascii="Calibri" w:hAnsi="Calibri" w:eastAsia="Calibri" w:cs="Calibri"/>
          <w:sz w:val="28"/>
          <w:szCs w:val="28"/>
        </w:rPr>
        <w:t xml:space="preserve">users </w:t>
      </w:r>
      <w:r w:rsidRPr="1B97B59D" w:rsidR="7DBF889A">
        <w:rPr>
          <w:rFonts w:ascii="Calibri" w:hAnsi="Calibri" w:eastAsia="Calibri" w:cs="Calibri"/>
          <w:sz w:val="28"/>
          <w:szCs w:val="28"/>
        </w:rPr>
        <w:t xml:space="preserve">to </w:t>
      </w:r>
      <w:r w:rsidRPr="1B97B59D" w:rsidR="7DBF889A">
        <w:rPr>
          <w:rFonts w:ascii="Calibri" w:hAnsi="Calibri" w:eastAsia="Calibri" w:cs="Calibri"/>
          <w:sz w:val="28"/>
          <w:szCs w:val="28"/>
        </w:rPr>
        <w:t xml:space="preserve">access </w:t>
      </w:r>
      <w:r w:rsidRPr="1B97B59D" w:rsidR="7DBF889A">
        <w:rPr>
          <w:rFonts w:ascii="Calibri" w:hAnsi="Calibri" w:eastAsia="Calibri" w:cs="Calibri"/>
          <w:sz w:val="28"/>
          <w:szCs w:val="28"/>
        </w:rPr>
        <w:t xml:space="preserve">their </w:t>
      </w:r>
      <w:r w:rsidRPr="1B97B59D" w:rsidR="7DBF889A">
        <w:rPr>
          <w:rFonts w:ascii="Calibri" w:hAnsi="Calibri" w:eastAsia="Calibri" w:cs="Calibri"/>
          <w:sz w:val="28"/>
          <w:szCs w:val="28"/>
        </w:rPr>
        <w:t xml:space="preserve">personalised </w:t>
      </w:r>
      <w:r w:rsidRPr="1B97B59D" w:rsidR="7DBF889A">
        <w:rPr>
          <w:rFonts w:ascii="Calibri" w:hAnsi="Calibri" w:eastAsia="Calibri" w:cs="Calibri"/>
          <w:sz w:val="28"/>
          <w:szCs w:val="28"/>
        </w:rPr>
        <w:t>time</w:t>
      </w:r>
      <w:r w:rsidRPr="1B97B59D" w:rsidR="5B1A5D5C">
        <w:rPr>
          <w:rFonts w:ascii="Calibri" w:hAnsi="Calibri" w:eastAsia="Calibri" w:cs="Calibri"/>
          <w:sz w:val="28"/>
          <w:szCs w:val="28"/>
        </w:rPr>
        <w:t>tables.</w:t>
      </w:r>
      <w:r w:rsidRPr="1B97B59D" w:rsidR="5B1A5D5C">
        <w:rPr>
          <w:rFonts w:ascii="Calibri" w:hAnsi="Calibri" w:eastAsia="Calibri" w:cs="Calibri"/>
          <w:sz w:val="28"/>
          <w:szCs w:val="28"/>
        </w:rPr>
        <w:t xml:space="preserve"> </w:t>
      </w:r>
      <w:r w:rsidRPr="1B97B59D" w:rsidR="5B1A5D5C">
        <w:rPr>
          <w:rFonts w:ascii="Calibri" w:hAnsi="Calibri" w:eastAsia="Calibri" w:cs="Calibri"/>
          <w:sz w:val="28"/>
          <w:szCs w:val="28"/>
        </w:rPr>
        <w:t xml:space="preserve">One timetable can be </w:t>
      </w:r>
      <w:r w:rsidRPr="1B97B59D" w:rsidR="5B1A5D5C">
        <w:rPr>
          <w:rFonts w:ascii="Calibri" w:hAnsi="Calibri" w:eastAsia="Calibri" w:cs="Calibri"/>
          <w:sz w:val="28"/>
          <w:szCs w:val="28"/>
        </w:rPr>
        <w:t xml:space="preserve">accessed by </w:t>
      </w:r>
      <w:r w:rsidRPr="1B97B59D" w:rsidR="5B1A5D5C">
        <w:rPr>
          <w:rFonts w:ascii="Calibri" w:hAnsi="Calibri" w:eastAsia="Calibri" w:cs="Calibri"/>
          <w:sz w:val="28"/>
          <w:szCs w:val="28"/>
        </w:rPr>
        <w:t xml:space="preserve">many </w:t>
      </w:r>
      <w:r w:rsidRPr="1B97B59D" w:rsidR="5B1A5D5C">
        <w:rPr>
          <w:rFonts w:ascii="Calibri" w:hAnsi="Calibri" w:eastAsia="Calibri" w:cs="Calibri"/>
          <w:sz w:val="28"/>
          <w:szCs w:val="28"/>
        </w:rPr>
        <w:t>students</w:t>
      </w:r>
      <w:r w:rsidRPr="1B97B59D" w:rsidR="5B1A5D5C">
        <w:rPr>
          <w:rFonts w:ascii="Calibri" w:hAnsi="Calibri" w:eastAsia="Calibri" w:cs="Calibri"/>
          <w:sz w:val="28"/>
          <w:szCs w:val="28"/>
        </w:rPr>
        <w:t xml:space="preserve"> </w:t>
      </w:r>
      <w:r w:rsidRPr="1B97B59D" w:rsidR="5B1A5D5C">
        <w:rPr>
          <w:rFonts w:ascii="Calibri" w:hAnsi="Calibri" w:eastAsia="Calibri" w:cs="Calibri"/>
          <w:sz w:val="28"/>
          <w:szCs w:val="28"/>
        </w:rPr>
        <w:t xml:space="preserve">from the </w:t>
      </w:r>
      <w:r w:rsidRPr="1B97B59D" w:rsidR="5B1A5D5C">
        <w:rPr>
          <w:rFonts w:ascii="Calibri" w:hAnsi="Calibri" w:eastAsia="Calibri" w:cs="Calibri"/>
          <w:sz w:val="28"/>
          <w:szCs w:val="28"/>
        </w:rPr>
        <w:t>same class</w:t>
      </w:r>
      <w:r w:rsidRPr="1B97B59D" w:rsidR="5B1A5D5C">
        <w:rPr>
          <w:rFonts w:ascii="Calibri" w:hAnsi="Calibri" w:eastAsia="Calibri" w:cs="Calibri"/>
          <w:sz w:val="28"/>
          <w:szCs w:val="28"/>
        </w:rPr>
        <w:t>.</w:t>
      </w:r>
      <w:r w:rsidRPr="1B97B59D" w:rsidR="5B1A5D5C">
        <w:rPr>
          <w:rFonts w:ascii="Calibri" w:hAnsi="Calibri" w:eastAsia="Calibri" w:cs="Calibri"/>
          <w:sz w:val="28"/>
          <w:szCs w:val="28"/>
        </w:rPr>
        <w:t xml:space="preserve"> </w:t>
      </w:r>
      <w:r w:rsidRPr="1B97B59D" w:rsidR="5B1A5D5C">
        <w:rPr>
          <w:rFonts w:ascii="Calibri" w:hAnsi="Calibri" w:eastAsia="Calibri" w:cs="Calibri"/>
          <w:sz w:val="28"/>
          <w:szCs w:val="28"/>
        </w:rPr>
        <w:t xml:space="preserve">Students can </w:t>
      </w:r>
      <w:r w:rsidRPr="1B97B59D" w:rsidR="5B1A5D5C">
        <w:rPr>
          <w:rFonts w:ascii="Calibri" w:hAnsi="Calibri" w:eastAsia="Calibri" w:cs="Calibri"/>
          <w:sz w:val="28"/>
          <w:szCs w:val="28"/>
        </w:rPr>
        <w:t xml:space="preserve">also sign </w:t>
      </w:r>
      <w:r w:rsidRPr="1B97B59D" w:rsidR="5B1A5D5C">
        <w:rPr>
          <w:rFonts w:ascii="Calibri" w:hAnsi="Calibri" w:eastAsia="Calibri" w:cs="Calibri"/>
          <w:sz w:val="28"/>
          <w:szCs w:val="28"/>
        </w:rPr>
        <w:t>up</w:t>
      </w:r>
      <w:r w:rsidRPr="1B97B59D" w:rsidR="5B1A5D5C">
        <w:rPr>
          <w:rFonts w:ascii="Calibri" w:hAnsi="Calibri" w:eastAsia="Calibri" w:cs="Calibri"/>
          <w:sz w:val="28"/>
          <w:szCs w:val="28"/>
        </w:rPr>
        <w:t xml:space="preserve"> </w:t>
      </w:r>
      <w:r w:rsidRPr="1B97B59D" w:rsidR="5B1A5D5C">
        <w:rPr>
          <w:rFonts w:ascii="Calibri" w:hAnsi="Calibri" w:eastAsia="Calibri" w:cs="Calibri"/>
          <w:sz w:val="28"/>
          <w:szCs w:val="28"/>
        </w:rPr>
        <w:t>for events</w:t>
      </w:r>
      <w:r w:rsidRPr="1B97B59D" w:rsidR="405CEA18">
        <w:rPr>
          <w:rFonts w:ascii="Calibri" w:hAnsi="Calibri" w:eastAsia="Calibri" w:cs="Calibri"/>
          <w:sz w:val="28"/>
          <w:szCs w:val="28"/>
        </w:rPr>
        <w:t xml:space="preserve">, </w:t>
      </w:r>
      <w:r w:rsidRPr="1B97B59D" w:rsidR="405CEA18">
        <w:rPr>
          <w:rFonts w:ascii="Calibri" w:hAnsi="Calibri" w:eastAsia="Calibri" w:cs="Calibri"/>
          <w:sz w:val="28"/>
          <w:szCs w:val="28"/>
        </w:rPr>
        <w:t xml:space="preserve">societies </w:t>
      </w:r>
      <w:r w:rsidRPr="1B97B59D" w:rsidR="405CEA18">
        <w:rPr>
          <w:rFonts w:ascii="Calibri" w:hAnsi="Calibri" w:eastAsia="Calibri" w:cs="Calibri"/>
          <w:sz w:val="28"/>
          <w:szCs w:val="28"/>
        </w:rPr>
        <w:t xml:space="preserve">and </w:t>
      </w:r>
      <w:r w:rsidRPr="1B97B59D" w:rsidR="405CEA18">
        <w:rPr>
          <w:rFonts w:ascii="Calibri" w:hAnsi="Calibri" w:eastAsia="Calibri" w:cs="Calibri"/>
          <w:sz w:val="28"/>
          <w:szCs w:val="28"/>
        </w:rPr>
        <w:t xml:space="preserve">access </w:t>
      </w:r>
      <w:r w:rsidRPr="1B97B59D" w:rsidR="405CEA18">
        <w:rPr>
          <w:rFonts w:ascii="Calibri" w:hAnsi="Calibri" w:eastAsia="Calibri" w:cs="Calibri"/>
          <w:sz w:val="28"/>
          <w:szCs w:val="28"/>
        </w:rPr>
        <w:t xml:space="preserve">the </w:t>
      </w:r>
      <w:r w:rsidRPr="1B97B59D" w:rsidR="405CEA18">
        <w:rPr>
          <w:rFonts w:ascii="Calibri" w:hAnsi="Calibri" w:eastAsia="Calibri" w:cs="Calibri"/>
          <w:sz w:val="28"/>
          <w:szCs w:val="28"/>
        </w:rPr>
        <w:t xml:space="preserve">maps </w:t>
      </w:r>
      <w:r w:rsidRPr="1B97B59D" w:rsidR="405CEA18">
        <w:rPr>
          <w:rFonts w:ascii="Calibri" w:hAnsi="Calibri" w:eastAsia="Calibri" w:cs="Calibri"/>
          <w:sz w:val="28"/>
          <w:szCs w:val="28"/>
        </w:rPr>
        <w:t xml:space="preserve">and then </w:t>
      </w:r>
      <w:r w:rsidRPr="1B97B59D" w:rsidR="405CEA18">
        <w:rPr>
          <w:rFonts w:ascii="Calibri" w:hAnsi="Calibri" w:eastAsia="Calibri" w:cs="Calibri"/>
          <w:sz w:val="28"/>
          <w:szCs w:val="28"/>
        </w:rPr>
        <w:t xml:space="preserve">request </w:t>
      </w:r>
      <w:r w:rsidRPr="1B97B59D" w:rsidR="405CEA18">
        <w:rPr>
          <w:rFonts w:ascii="Calibri" w:hAnsi="Calibri" w:eastAsia="Calibri" w:cs="Calibri"/>
          <w:sz w:val="28"/>
          <w:szCs w:val="28"/>
        </w:rPr>
        <w:t xml:space="preserve">for assistance </w:t>
      </w:r>
      <w:r w:rsidRPr="1B97B59D" w:rsidR="5B905161">
        <w:rPr>
          <w:rFonts w:ascii="Calibri" w:hAnsi="Calibri" w:eastAsia="Calibri" w:cs="Calibri"/>
          <w:sz w:val="28"/>
          <w:szCs w:val="28"/>
        </w:rPr>
        <w:t xml:space="preserve">from </w:t>
      </w:r>
      <w:r w:rsidRPr="1B97B59D" w:rsidR="5B905161">
        <w:rPr>
          <w:rFonts w:ascii="Calibri" w:hAnsi="Calibri" w:eastAsia="Calibri" w:cs="Calibri"/>
          <w:sz w:val="28"/>
          <w:szCs w:val="28"/>
        </w:rPr>
        <w:t>helpdesk.</w:t>
      </w:r>
      <w:r w:rsidRPr="1B97B59D" w:rsidR="5B905161">
        <w:rPr>
          <w:rFonts w:ascii="Calibri" w:hAnsi="Calibri" w:eastAsia="Calibri" w:cs="Calibri"/>
          <w:sz w:val="28"/>
          <w:szCs w:val="28"/>
        </w:rPr>
        <w:t xml:space="preserve"> </w:t>
      </w:r>
      <w:r w:rsidRPr="1B97B59D" w:rsidR="15C73D6D">
        <w:rPr>
          <w:rFonts w:ascii="Calibri" w:hAnsi="Calibri" w:eastAsia="Calibri" w:cs="Calibri"/>
          <w:sz w:val="28"/>
          <w:szCs w:val="28"/>
        </w:rPr>
        <w:t>A society can</w:t>
      </w:r>
      <w:r w:rsidRPr="1B97B59D" w:rsidR="15C73D6D">
        <w:rPr>
          <w:rFonts w:ascii="Calibri" w:hAnsi="Calibri" w:eastAsia="Calibri" w:cs="Calibri"/>
          <w:sz w:val="28"/>
          <w:szCs w:val="28"/>
        </w:rPr>
        <w:t xml:space="preserve"> </w:t>
      </w:r>
      <w:r w:rsidRPr="1B97B59D" w:rsidR="15C73D6D">
        <w:rPr>
          <w:rFonts w:ascii="Calibri" w:hAnsi="Calibri" w:eastAsia="Calibri" w:cs="Calibri"/>
          <w:sz w:val="28"/>
          <w:szCs w:val="28"/>
        </w:rPr>
        <w:t xml:space="preserve">host an </w:t>
      </w:r>
      <w:r w:rsidRPr="1B97B59D" w:rsidR="15C73D6D">
        <w:rPr>
          <w:rFonts w:ascii="Calibri" w:hAnsi="Calibri" w:eastAsia="Calibri" w:cs="Calibri"/>
          <w:sz w:val="28"/>
          <w:szCs w:val="28"/>
        </w:rPr>
        <w:t>event</w:t>
      </w:r>
      <w:r w:rsidRPr="1B97B59D" w:rsidR="15C73D6D">
        <w:rPr>
          <w:rFonts w:ascii="Calibri" w:hAnsi="Calibri" w:eastAsia="Calibri" w:cs="Calibri"/>
          <w:sz w:val="28"/>
          <w:szCs w:val="28"/>
        </w:rPr>
        <w:t>,</w:t>
      </w:r>
      <w:r w:rsidRPr="1B97B59D" w:rsidR="15C73D6D">
        <w:rPr>
          <w:rFonts w:ascii="Calibri" w:hAnsi="Calibri" w:eastAsia="Calibri" w:cs="Calibri"/>
          <w:sz w:val="28"/>
          <w:szCs w:val="28"/>
        </w:rPr>
        <w:t xml:space="preserve"> </w:t>
      </w:r>
      <w:r w:rsidRPr="1B97B59D" w:rsidR="15C73D6D">
        <w:rPr>
          <w:rFonts w:ascii="Calibri" w:hAnsi="Calibri" w:eastAsia="Calibri" w:cs="Calibri"/>
          <w:sz w:val="28"/>
          <w:szCs w:val="28"/>
        </w:rPr>
        <w:t xml:space="preserve">and many societies </w:t>
      </w:r>
      <w:r w:rsidRPr="1B97B59D" w:rsidR="15C73D6D">
        <w:rPr>
          <w:rFonts w:ascii="Calibri" w:hAnsi="Calibri" w:eastAsia="Calibri" w:cs="Calibri"/>
          <w:sz w:val="28"/>
          <w:szCs w:val="28"/>
        </w:rPr>
        <w:t xml:space="preserve">can host </w:t>
      </w:r>
      <w:r w:rsidRPr="1B97B59D" w:rsidR="15C73D6D">
        <w:rPr>
          <w:rFonts w:ascii="Calibri" w:hAnsi="Calibri" w:eastAsia="Calibri" w:cs="Calibri"/>
          <w:sz w:val="28"/>
          <w:szCs w:val="28"/>
        </w:rPr>
        <w:t>many events</w:t>
      </w:r>
      <w:r w:rsidRPr="1B97B59D" w:rsidR="15C73D6D">
        <w:rPr>
          <w:rFonts w:ascii="Calibri" w:hAnsi="Calibri" w:eastAsia="Calibri" w:cs="Calibri"/>
          <w:sz w:val="28"/>
          <w:szCs w:val="28"/>
        </w:rPr>
        <w:t>.</w:t>
      </w:r>
    </w:p>
    <w:p w:rsidR="1FA79563" w:rsidP="1B97B59D" w:rsidRDefault="1FA79563" w14:paraId="2929BEFC" w14:textId="3C311B31">
      <w:pPr>
        <w:spacing w:after="0"/>
        <w:jc w:val="both"/>
        <w:rPr>
          <w:rFonts w:ascii="Calibri" w:hAnsi="Calibri" w:eastAsia="Calibri" w:cs="Calibri"/>
          <w:sz w:val="28"/>
          <w:szCs w:val="28"/>
        </w:rPr>
      </w:pPr>
    </w:p>
    <w:p w:rsidR="14541088" w:rsidP="1B97B59D" w:rsidRDefault="58FAD9FF" w14:paraId="46110FC2" w14:textId="2C062D12">
      <w:pPr>
        <w:spacing w:after="0"/>
        <w:jc w:val="both"/>
        <w:rPr>
          <w:rFonts w:ascii="Calibri" w:hAnsi="Calibri" w:eastAsia="Calibri" w:cs="Calibri"/>
          <w:sz w:val="28"/>
          <w:szCs w:val="28"/>
        </w:rPr>
      </w:pPr>
      <w:r w:rsidRPr="1B97B59D" w:rsidR="58FAD9FF">
        <w:rPr>
          <w:rFonts w:ascii="Calibri" w:hAnsi="Calibri" w:eastAsia="Calibri" w:cs="Calibri"/>
          <w:sz w:val="28"/>
          <w:szCs w:val="28"/>
        </w:rPr>
        <w:t xml:space="preserve">In terms of data minimisation principles, the application does </w:t>
      </w:r>
      <w:r w:rsidRPr="1B97B59D" w:rsidR="6377BB5C">
        <w:rPr>
          <w:rFonts w:ascii="Calibri" w:hAnsi="Calibri" w:eastAsia="Calibri" w:cs="Calibri"/>
          <w:sz w:val="28"/>
          <w:szCs w:val="28"/>
        </w:rPr>
        <w:t xml:space="preserve">not collect sensitive data like the first name and </w:t>
      </w:r>
      <w:r w:rsidRPr="1B97B59D" w:rsidR="676AE5C2">
        <w:rPr>
          <w:rFonts w:ascii="Calibri" w:hAnsi="Calibri" w:eastAsia="Calibri" w:cs="Calibri"/>
          <w:sz w:val="28"/>
          <w:szCs w:val="28"/>
        </w:rPr>
        <w:t xml:space="preserve">last </w:t>
      </w:r>
      <w:r w:rsidRPr="1B97B59D" w:rsidR="15CDCE20">
        <w:rPr>
          <w:rFonts w:ascii="Calibri" w:hAnsi="Calibri" w:eastAsia="Calibri" w:cs="Calibri"/>
          <w:sz w:val="28"/>
          <w:szCs w:val="28"/>
        </w:rPr>
        <w:t>name</w:t>
      </w:r>
      <w:r w:rsidRPr="1B97B59D" w:rsidR="6377BB5C">
        <w:rPr>
          <w:rFonts w:ascii="Calibri" w:hAnsi="Calibri" w:eastAsia="Calibri" w:cs="Calibri"/>
          <w:sz w:val="28"/>
          <w:szCs w:val="28"/>
        </w:rPr>
        <w:t xml:space="preserve"> for the students or their home ad</w:t>
      </w:r>
      <w:r w:rsidRPr="1B97B59D" w:rsidR="539A95E3">
        <w:rPr>
          <w:rFonts w:ascii="Calibri" w:hAnsi="Calibri" w:eastAsia="Calibri" w:cs="Calibri"/>
          <w:sz w:val="28"/>
          <w:szCs w:val="28"/>
        </w:rPr>
        <w:t>d</w:t>
      </w:r>
      <w:r w:rsidRPr="1B97B59D" w:rsidR="6377BB5C">
        <w:rPr>
          <w:rFonts w:ascii="Calibri" w:hAnsi="Calibri" w:eastAsia="Calibri" w:cs="Calibri"/>
          <w:sz w:val="28"/>
          <w:szCs w:val="28"/>
        </w:rPr>
        <w:t>resses. Only</w:t>
      </w:r>
      <w:r w:rsidRPr="1B97B59D" w:rsidR="3A74FB14">
        <w:rPr>
          <w:rFonts w:ascii="Calibri" w:hAnsi="Calibri" w:eastAsia="Calibri" w:cs="Calibri"/>
          <w:sz w:val="28"/>
          <w:szCs w:val="28"/>
        </w:rPr>
        <w:t xml:space="preserve"> </w:t>
      </w:r>
      <w:r w:rsidRPr="1B97B59D" w:rsidR="37E39B52">
        <w:rPr>
          <w:rFonts w:ascii="Calibri" w:hAnsi="Calibri" w:eastAsia="Calibri" w:cs="Calibri"/>
          <w:sz w:val="28"/>
          <w:szCs w:val="28"/>
        </w:rPr>
        <w:t>necessary</w:t>
      </w:r>
      <w:r w:rsidRPr="1B97B59D" w:rsidR="50758B66">
        <w:rPr>
          <w:rFonts w:ascii="Calibri" w:hAnsi="Calibri" w:eastAsia="Calibri" w:cs="Calibri"/>
          <w:sz w:val="28"/>
          <w:szCs w:val="28"/>
        </w:rPr>
        <w:t xml:space="preserve"> d</w:t>
      </w:r>
      <w:r w:rsidRPr="1B97B59D" w:rsidR="6377BB5C">
        <w:rPr>
          <w:rFonts w:ascii="Calibri" w:hAnsi="Calibri" w:eastAsia="Calibri" w:cs="Calibri"/>
          <w:sz w:val="28"/>
          <w:szCs w:val="28"/>
        </w:rPr>
        <w:t>ata</w:t>
      </w:r>
      <w:r w:rsidRPr="1B97B59D" w:rsidR="6377BB5C">
        <w:rPr>
          <w:rFonts w:ascii="Calibri" w:hAnsi="Calibri" w:eastAsia="Calibri" w:cs="Calibri"/>
          <w:sz w:val="28"/>
          <w:szCs w:val="28"/>
        </w:rPr>
        <w:t xml:space="preserve"> </w:t>
      </w:r>
      <w:r w:rsidRPr="1B97B59D" w:rsidR="78F5C663">
        <w:rPr>
          <w:rFonts w:ascii="Calibri" w:hAnsi="Calibri" w:eastAsia="Calibri" w:cs="Calibri"/>
          <w:sz w:val="28"/>
          <w:szCs w:val="28"/>
        </w:rPr>
        <w:t>will be</w:t>
      </w:r>
      <w:r w:rsidRPr="1B97B59D" w:rsidR="6377BB5C">
        <w:rPr>
          <w:rFonts w:ascii="Calibri" w:hAnsi="Calibri" w:eastAsia="Calibri" w:cs="Calibri"/>
          <w:sz w:val="28"/>
          <w:szCs w:val="28"/>
        </w:rPr>
        <w:t xml:space="preserve"> collect</w:t>
      </w:r>
      <w:r w:rsidRPr="1B97B59D" w:rsidR="6BF0A9EF">
        <w:rPr>
          <w:rFonts w:ascii="Calibri" w:hAnsi="Calibri" w:eastAsia="Calibri" w:cs="Calibri"/>
          <w:sz w:val="28"/>
          <w:szCs w:val="28"/>
        </w:rPr>
        <w:t xml:space="preserve">ed </w:t>
      </w:r>
      <w:r w:rsidRPr="1B97B59D" w:rsidR="1444787C">
        <w:rPr>
          <w:rFonts w:ascii="Calibri" w:hAnsi="Calibri" w:eastAsia="Calibri" w:cs="Calibri"/>
          <w:sz w:val="28"/>
          <w:szCs w:val="28"/>
        </w:rPr>
        <w:t>for</w:t>
      </w:r>
      <w:r w:rsidRPr="1B97B59D" w:rsidR="6AA17225">
        <w:rPr>
          <w:rFonts w:ascii="Calibri" w:hAnsi="Calibri" w:eastAsia="Calibri" w:cs="Calibri"/>
          <w:sz w:val="28"/>
          <w:szCs w:val="28"/>
        </w:rPr>
        <w:t xml:space="preserve"> </w:t>
      </w:r>
      <w:r w:rsidRPr="1B97B59D" w:rsidR="6AA17225">
        <w:rPr>
          <w:rFonts w:ascii="Calibri" w:hAnsi="Calibri" w:eastAsia="Calibri" w:cs="Calibri"/>
          <w:sz w:val="28"/>
          <w:szCs w:val="28"/>
        </w:rPr>
        <w:t xml:space="preserve">certain </w:t>
      </w:r>
      <w:r w:rsidRPr="1B97B59D" w:rsidR="6AA17225">
        <w:rPr>
          <w:rFonts w:ascii="Calibri" w:hAnsi="Calibri" w:eastAsia="Calibri" w:cs="Calibri"/>
          <w:sz w:val="28"/>
          <w:szCs w:val="28"/>
        </w:rPr>
        <w:t>purposes</w:t>
      </w:r>
      <w:r w:rsidRPr="1B97B59D" w:rsidR="6C06506D">
        <w:rPr>
          <w:rFonts w:ascii="Calibri" w:hAnsi="Calibri" w:eastAsia="Calibri" w:cs="Calibri"/>
          <w:sz w:val="28"/>
          <w:szCs w:val="28"/>
        </w:rPr>
        <w:t>.</w:t>
      </w:r>
      <w:r w:rsidRPr="1B97B59D" w:rsidR="6C06506D">
        <w:rPr>
          <w:rFonts w:ascii="Calibri" w:hAnsi="Calibri" w:eastAsia="Calibri" w:cs="Calibri"/>
          <w:sz w:val="28"/>
          <w:szCs w:val="28"/>
        </w:rPr>
        <w:t xml:space="preserve"> An example the modules the user is doing is collected only for the personalised time</w:t>
      </w:r>
      <w:r w:rsidRPr="1B97B59D" w:rsidR="073DADD1">
        <w:rPr>
          <w:rFonts w:ascii="Calibri" w:hAnsi="Calibri" w:eastAsia="Calibri" w:cs="Calibri"/>
          <w:sz w:val="28"/>
          <w:szCs w:val="28"/>
        </w:rPr>
        <w:t xml:space="preserve">tables only and is used for that.  The </w:t>
      </w:r>
      <w:r w:rsidRPr="1B97B59D" w:rsidR="1C8190DE">
        <w:rPr>
          <w:rFonts w:ascii="Calibri" w:hAnsi="Calibri" w:eastAsia="Calibri" w:cs="Calibri"/>
          <w:sz w:val="28"/>
          <w:szCs w:val="28"/>
        </w:rPr>
        <w:t xml:space="preserve">student names are only </w:t>
      </w:r>
      <w:r w:rsidRPr="1B97B59D" w:rsidR="07518F54">
        <w:rPr>
          <w:rFonts w:ascii="Calibri" w:hAnsi="Calibri" w:eastAsia="Calibri" w:cs="Calibri"/>
          <w:sz w:val="28"/>
          <w:szCs w:val="28"/>
        </w:rPr>
        <w:t>collected</w:t>
      </w:r>
      <w:r w:rsidRPr="1B97B59D" w:rsidR="1C8190DE">
        <w:rPr>
          <w:rFonts w:ascii="Calibri" w:hAnsi="Calibri" w:eastAsia="Calibri" w:cs="Calibri"/>
          <w:sz w:val="28"/>
          <w:szCs w:val="28"/>
        </w:rPr>
        <w:t xml:space="preserve"> when the user is requesting for assistance through the help desk section and is used for </w:t>
      </w:r>
      <w:r w:rsidRPr="1B97B59D" w:rsidR="301A27A0">
        <w:rPr>
          <w:rFonts w:ascii="Calibri" w:hAnsi="Calibri" w:eastAsia="Calibri" w:cs="Calibri"/>
          <w:sz w:val="28"/>
          <w:szCs w:val="28"/>
        </w:rPr>
        <w:t>just that.</w:t>
      </w:r>
    </w:p>
    <w:p w:rsidR="323E708A" w:rsidP="705DFB6D" w:rsidRDefault="323E708A" w14:paraId="6E3AD349" w14:textId="5E1AF5E4">
      <w:pPr>
        <w:spacing w:after="0"/>
        <w:jc w:val="both"/>
        <w:rPr>
          <w:rFonts w:ascii="Calibri" w:hAnsi="Calibri" w:eastAsia="Calibri" w:cs="Calibri"/>
        </w:rPr>
      </w:pPr>
    </w:p>
    <w:p w:rsidR="00CC16CD" w:rsidP="0C938882" w:rsidRDefault="00EE15EC" w14:paraId="4550C0E9" w14:textId="42E7CEC7">
      <w:pPr>
        <w:spacing w:after="0"/>
        <w:jc w:val="both"/>
        <w:rPr>
          <w:rFonts w:ascii="Calibri" w:hAnsi="Calibri" w:eastAsia="Calibri" w:cs="Calibri"/>
          <w:b/>
          <w:bCs/>
        </w:rPr>
      </w:pPr>
      <w:r>
        <w:br/>
      </w:r>
      <w:r w:rsidRPr="705DFB6D" w:rsidR="0A15A657">
        <w:rPr>
          <w:rStyle w:val="Heading1Char"/>
        </w:rPr>
        <w:t>Usability and UI design decisions (navigation, layout consistency, feedback/messages)</w:t>
      </w:r>
      <w:r w:rsidRPr="705DFB6D" w:rsidR="3B5A1EB7">
        <w:rPr>
          <w:rStyle w:val="Heading1Char"/>
        </w:rPr>
        <w:t xml:space="preserve"> </w:t>
      </w:r>
    </w:p>
    <w:p w:rsidR="0DF15594" w:rsidP="1B97B59D" w:rsidRDefault="0A37E69E" w14:paraId="61CF2F6F" w14:textId="2F5182D9">
      <w:pPr>
        <w:shd w:val="clear" w:color="auto" w:fill="FFFFFF" w:themeFill="background1"/>
        <w:spacing w:after="0"/>
        <w:jc w:val="both"/>
        <w:rPr>
          <w:rFonts w:ascii="Calibri" w:hAnsi="Calibri" w:eastAsia="Calibri" w:cs="Calibri"/>
          <w:sz w:val="28"/>
          <w:szCs w:val="28"/>
        </w:rPr>
      </w:pPr>
      <w:r w:rsidRPr="1B97B59D" w:rsidR="0A37E69E">
        <w:rPr>
          <w:rFonts w:ascii="Calibri" w:hAnsi="Calibri" w:eastAsia="Calibri" w:cs="Calibri"/>
          <w:sz w:val="28"/>
          <w:szCs w:val="28"/>
        </w:rPr>
        <w:t xml:space="preserve">As a team we chose a blue-pink themed website. </w:t>
      </w:r>
      <w:r w:rsidRPr="1B97B59D" w:rsidR="19F6230C">
        <w:rPr>
          <w:rFonts w:ascii="Calibri" w:hAnsi="Calibri" w:eastAsia="Calibri" w:cs="Calibri"/>
          <w:sz w:val="28"/>
          <w:szCs w:val="28"/>
        </w:rPr>
        <w:t>The colours were chosen</w:t>
      </w:r>
      <w:r w:rsidRPr="1B97B59D" w:rsidR="3A70B408">
        <w:rPr>
          <w:rFonts w:ascii="Calibri" w:hAnsi="Calibri" w:eastAsia="Calibri" w:cs="Calibri"/>
          <w:sz w:val="28"/>
          <w:szCs w:val="28"/>
        </w:rPr>
        <w:t xml:space="preserve"> because the </w:t>
      </w:r>
      <w:r w:rsidRPr="1B97B59D" w:rsidR="50CD158B">
        <w:rPr>
          <w:rFonts w:ascii="Calibri" w:hAnsi="Calibri" w:eastAsia="Calibri" w:cs="Calibri"/>
          <w:sz w:val="28"/>
          <w:szCs w:val="28"/>
        </w:rPr>
        <w:t>colour</w:t>
      </w:r>
      <w:r w:rsidRPr="1B97B59D" w:rsidR="3A70B408">
        <w:rPr>
          <w:rFonts w:ascii="Calibri" w:hAnsi="Calibri" w:eastAsia="Calibri" w:cs="Calibri"/>
          <w:sz w:val="28"/>
          <w:szCs w:val="28"/>
        </w:rPr>
        <w:t xml:space="preserve"> blue represents calmness, trust and serenity whilst pink represents youthfulness and passion. Since the application is </w:t>
      </w:r>
      <w:r w:rsidRPr="1B97B59D" w:rsidR="059B5756">
        <w:rPr>
          <w:rFonts w:ascii="Calibri" w:hAnsi="Calibri" w:eastAsia="Calibri" w:cs="Calibri"/>
          <w:sz w:val="28"/>
          <w:szCs w:val="28"/>
        </w:rPr>
        <w:t>primarily targeted at students, we believe the</w:t>
      </w:r>
      <w:r w:rsidRPr="1B97B59D" w:rsidR="3DB5F113">
        <w:rPr>
          <w:rFonts w:ascii="Calibri" w:hAnsi="Calibri" w:eastAsia="Calibri" w:cs="Calibri"/>
          <w:sz w:val="28"/>
          <w:szCs w:val="28"/>
        </w:rPr>
        <w:t xml:space="preserve"> chosen colours are the most befitting. </w:t>
      </w:r>
      <w:r w:rsidRPr="1B97B59D" w:rsidR="7FC217F0">
        <w:rPr>
          <w:rFonts w:ascii="Calibri" w:hAnsi="Calibri" w:eastAsia="Calibri" w:cs="Calibri"/>
          <w:sz w:val="28"/>
          <w:szCs w:val="28"/>
        </w:rPr>
        <w:t xml:space="preserve">The website will consist of at least five pages with the homepage, events, societies, helpdesk and </w:t>
      </w:r>
      <w:r w:rsidRPr="1B97B59D" w:rsidR="4850A2F7">
        <w:rPr>
          <w:rFonts w:ascii="Calibri" w:hAnsi="Calibri" w:eastAsia="Calibri" w:cs="Calibri"/>
          <w:sz w:val="28"/>
          <w:szCs w:val="28"/>
        </w:rPr>
        <w:t>timetables. In terms of navigation</w:t>
      </w:r>
      <w:r w:rsidRPr="1B97B59D" w:rsidR="69AEF123">
        <w:rPr>
          <w:rFonts w:ascii="Calibri" w:hAnsi="Calibri" w:eastAsia="Calibri" w:cs="Calibri"/>
          <w:sz w:val="28"/>
          <w:szCs w:val="28"/>
        </w:rPr>
        <w:t xml:space="preserve"> all pages</w:t>
      </w:r>
      <w:r w:rsidRPr="1B97B59D" w:rsidR="6B1BA47F">
        <w:rPr>
          <w:rFonts w:ascii="Calibri" w:hAnsi="Calibri" w:eastAsia="Calibri" w:cs="Calibri"/>
          <w:sz w:val="28"/>
          <w:szCs w:val="28"/>
        </w:rPr>
        <w:t xml:space="preserve"> will</w:t>
      </w:r>
      <w:r w:rsidRPr="1B97B59D" w:rsidR="69AEF123">
        <w:rPr>
          <w:rFonts w:ascii="Calibri" w:hAnsi="Calibri" w:eastAsia="Calibri" w:cs="Calibri"/>
          <w:sz w:val="28"/>
          <w:szCs w:val="28"/>
        </w:rPr>
        <w:t xml:space="preserve"> consist of the navigation bar and side-menu</w:t>
      </w:r>
      <w:r w:rsidRPr="1B97B59D" w:rsidR="7273672A">
        <w:rPr>
          <w:rFonts w:ascii="Calibri" w:hAnsi="Calibri" w:eastAsia="Calibri" w:cs="Calibri"/>
          <w:sz w:val="28"/>
          <w:szCs w:val="28"/>
        </w:rPr>
        <w:t xml:space="preserve"> and quick links</w:t>
      </w:r>
      <w:r w:rsidRPr="1B97B59D" w:rsidR="69AEF123">
        <w:rPr>
          <w:rFonts w:ascii="Calibri" w:hAnsi="Calibri" w:eastAsia="Calibri" w:cs="Calibri"/>
          <w:sz w:val="28"/>
          <w:szCs w:val="28"/>
        </w:rPr>
        <w:t>, which consists of home, help and sign in buttons for easier navigation through pages.</w:t>
      </w:r>
      <w:r w:rsidRPr="1B97B59D" w:rsidR="07E7C3E6">
        <w:rPr>
          <w:rFonts w:ascii="Calibri" w:hAnsi="Calibri" w:eastAsia="Calibri" w:cs="Calibri"/>
          <w:sz w:val="28"/>
          <w:szCs w:val="28"/>
        </w:rPr>
        <w:t xml:space="preserve"> For</w:t>
      </w:r>
      <w:r w:rsidRPr="1B97B59D" w:rsidR="33F593FC">
        <w:rPr>
          <w:rFonts w:ascii="Calibri" w:hAnsi="Calibri" w:eastAsia="Calibri" w:cs="Calibri"/>
          <w:sz w:val="28"/>
          <w:szCs w:val="28"/>
        </w:rPr>
        <w:t xml:space="preserve"> the </w:t>
      </w:r>
      <w:r w:rsidRPr="1B97B59D" w:rsidR="07E7C3E6">
        <w:rPr>
          <w:rFonts w:ascii="Calibri" w:hAnsi="Calibri" w:eastAsia="Calibri" w:cs="Calibri"/>
          <w:sz w:val="28"/>
          <w:szCs w:val="28"/>
        </w:rPr>
        <w:t>h</w:t>
      </w:r>
      <w:r w:rsidRPr="1B97B59D" w:rsidR="33F593FC">
        <w:rPr>
          <w:rFonts w:ascii="Calibri" w:hAnsi="Calibri" w:eastAsia="Calibri" w:cs="Calibri"/>
          <w:sz w:val="28"/>
          <w:szCs w:val="28"/>
        </w:rPr>
        <w:t>elp</w:t>
      </w:r>
      <w:r w:rsidRPr="1B97B59D" w:rsidR="7CF1A9C2">
        <w:rPr>
          <w:rFonts w:ascii="Calibri" w:hAnsi="Calibri" w:eastAsia="Calibri" w:cs="Calibri"/>
          <w:sz w:val="28"/>
          <w:szCs w:val="28"/>
        </w:rPr>
        <w:t>desk</w:t>
      </w:r>
      <w:r w:rsidRPr="1B97B59D" w:rsidR="33F593FC">
        <w:rPr>
          <w:rFonts w:ascii="Calibri" w:hAnsi="Calibri" w:eastAsia="Calibri" w:cs="Calibri"/>
          <w:sz w:val="28"/>
          <w:szCs w:val="28"/>
        </w:rPr>
        <w:t xml:space="preserve"> form the syst</w:t>
      </w:r>
      <w:r w:rsidRPr="1B97B59D" w:rsidR="54B95A36">
        <w:rPr>
          <w:rFonts w:ascii="Calibri" w:hAnsi="Calibri" w:eastAsia="Calibri" w:cs="Calibri"/>
          <w:sz w:val="28"/>
          <w:szCs w:val="28"/>
        </w:rPr>
        <w:t>em</w:t>
      </w:r>
      <w:r w:rsidRPr="1B97B59D" w:rsidR="2E25C8A2">
        <w:rPr>
          <w:rFonts w:ascii="Calibri" w:hAnsi="Calibri" w:eastAsia="Calibri" w:cs="Calibri"/>
          <w:sz w:val="28"/>
          <w:szCs w:val="28"/>
        </w:rPr>
        <w:t xml:space="preserve"> will retain an error </w:t>
      </w:r>
      <w:r w:rsidRPr="1B97B59D" w:rsidR="44AE10E9">
        <w:rPr>
          <w:rFonts w:ascii="Calibri" w:hAnsi="Calibri" w:eastAsia="Calibri" w:cs="Calibri"/>
          <w:sz w:val="28"/>
          <w:szCs w:val="28"/>
        </w:rPr>
        <w:t>message</w:t>
      </w:r>
      <w:r w:rsidRPr="1B97B59D" w:rsidR="2E25C8A2">
        <w:rPr>
          <w:rFonts w:ascii="Calibri" w:hAnsi="Calibri" w:eastAsia="Calibri" w:cs="Calibri"/>
          <w:sz w:val="28"/>
          <w:szCs w:val="28"/>
        </w:rPr>
        <w:t xml:space="preserve"> if an incorrect</w:t>
      </w:r>
      <w:r w:rsidRPr="1B97B59D" w:rsidR="54B95A36">
        <w:rPr>
          <w:rFonts w:ascii="Calibri" w:hAnsi="Calibri" w:eastAsia="Calibri" w:cs="Calibri"/>
          <w:sz w:val="28"/>
          <w:szCs w:val="28"/>
        </w:rPr>
        <w:t xml:space="preserve"> </w:t>
      </w:r>
      <w:r w:rsidRPr="1B97B59D" w:rsidR="2E25C8A2">
        <w:rPr>
          <w:rFonts w:ascii="Calibri" w:hAnsi="Calibri" w:eastAsia="Calibri" w:cs="Calibri"/>
          <w:sz w:val="28"/>
          <w:szCs w:val="28"/>
        </w:rPr>
        <w:t>email is</w:t>
      </w:r>
      <w:r w:rsidRPr="1B97B59D" w:rsidR="54B95A36">
        <w:rPr>
          <w:rFonts w:ascii="Calibri" w:hAnsi="Calibri" w:eastAsia="Calibri" w:cs="Calibri"/>
          <w:sz w:val="28"/>
          <w:szCs w:val="28"/>
        </w:rPr>
        <w:t xml:space="preserve"> </w:t>
      </w:r>
      <w:r w:rsidRPr="1B97B59D" w:rsidR="2E25C8A2">
        <w:rPr>
          <w:rFonts w:ascii="Calibri" w:hAnsi="Calibri" w:eastAsia="Calibri" w:cs="Calibri"/>
          <w:sz w:val="28"/>
          <w:szCs w:val="28"/>
        </w:rPr>
        <w:t>entered. Also</w:t>
      </w:r>
      <w:r w:rsidRPr="1B97B59D" w:rsidR="0B239B18">
        <w:rPr>
          <w:rFonts w:ascii="Calibri" w:hAnsi="Calibri" w:eastAsia="Calibri" w:cs="Calibri"/>
          <w:sz w:val="28"/>
          <w:szCs w:val="28"/>
        </w:rPr>
        <w:t>,</w:t>
      </w:r>
      <w:r w:rsidRPr="1B97B59D" w:rsidR="2E25C8A2">
        <w:rPr>
          <w:rFonts w:ascii="Calibri" w:hAnsi="Calibri" w:eastAsia="Calibri" w:cs="Calibri"/>
          <w:sz w:val="28"/>
          <w:szCs w:val="28"/>
        </w:rPr>
        <w:t xml:space="preserve"> after submitting a helpdesk ticke</w:t>
      </w:r>
      <w:r w:rsidRPr="1B97B59D" w:rsidR="2E25C8A2">
        <w:rPr>
          <w:rFonts w:ascii="Calibri" w:hAnsi="Calibri" w:eastAsia="Calibri" w:cs="Calibri"/>
        </w:rPr>
        <w:t xml:space="preserve">t </w:t>
      </w:r>
      <w:r w:rsidRPr="1B97B59D" w:rsidR="2E25C8A2">
        <w:rPr>
          <w:rFonts w:ascii="Calibri" w:hAnsi="Calibri" w:eastAsia="Calibri" w:cs="Calibri"/>
          <w:sz w:val="28"/>
          <w:szCs w:val="28"/>
        </w:rPr>
        <w:t>the s</w:t>
      </w:r>
      <w:r w:rsidRPr="1B97B59D" w:rsidR="6573864F">
        <w:rPr>
          <w:rFonts w:ascii="Calibri" w:hAnsi="Calibri" w:eastAsia="Calibri" w:cs="Calibri"/>
          <w:sz w:val="28"/>
          <w:szCs w:val="28"/>
        </w:rPr>
        <w:t>ystem will tell the user that their ticket has been submitted for feedback purposes</w:t>
      </w:r>
    </w:p>
    <w:p w:rsidR="17E12D79" w:rsidP="17E12D79" w:rsidRDefault="17E12D79" w14:paraId="0A669298" w14:textId="7A3DEB20">
      <w:pPr>
        <w:shd w:val="clear" w:color="auto" w:fill="FFFFFF" w:themeFill="background1"/>
        <w:spacing w:after="0"/>
        <w:jc w:val="both"/>
        <w:rPr>
          <w:rFonts w:ascii="Calibri" w:hAnsi="Calibri" w:eastAsia="Calibri" w:cs="Calibri"/>
        </w:rPr>
      </w:pPr>
    </w:p>
    <w:p w:rsidR="00CC16CD" w:rsidP="705DFB6D" w:rsidRDefault="33352795" w14:paraId="353F733D" w14:textId="682AED77">
      <w:pPr>
        <w:shd w:val="clear" w:color="auto" w:fill="FFFFFF" w:themeFill="background1"/>
        <w:spacing w:after="0"/>
        <w:jc w:val="both"/>
        <w:rPr>
          <w:rFonts w:ascii="Calibri" w:hAnsi="Calibri" w:eastAsia="Calibri" w:cs="Calibri"/>
        </w:rPr>
      </w:pPr>
      <w:r w:rsidRPr="705DFB6D">
        <w:rPr>
          <w:rStyle w:val="Heading1Char"/>
        </w:rPr>
        <w:t>Accessibility plan (WCAG-aligned decisions: headings, labels, keyboard navigation, focus</w:t>
      </w:r>
      <w:r w:rsidRPr="705DFB6D" w:rsidR="2D3501DD">
        <w:rPr>
          <w:rStyle w:val="Heading1Char"/>
        </w:rPr>
        <w:t xml:space="preserve"> </w:t>
      </w:r>
      <w:r w:rsidRPr="705DFB6D">
        <w:rPr>
          <w:rStyle w:val="Heading1Char"/>
        </w:rPr>
        <w:t>states, contrast</w:t>
      </w:r>
      <w:r w:rsidRPr="705DFB6D" w:rsidR="207BA618">
        <w:rPr>
          <w:rStyle w:val="Heading1Char"/>
        </w:rPr>
        <w:t>)</w:t>
      </w:r>
    </w:p>
    <w:p w:rsidR="58C6F772" w:rsidP="1B97B59D" w:rsidRDefault="1115AA43" w14:paraId="73FAF3B7" w14:textId="605DE65A">
      <w:pPr>
        <w:shd w:val="clear" w:color="auto" w:fill="FFFFFF" w:themeFill="background1"/>
        <w:spacing w:after="0"/>
        <w:jc w:val="both"/>
        <w:rPr>
          <w:rFonts w:ascii="Calibri" w:hAnsi="Calibri" w:eastAsia="Calibri" w:cs="Calibri"/>
          <w:sz w:val="28"/>
          <w:szCs w:val="28"/>
        </w:rPr>
      </w:pPr>
      <w:r w:rsidRPr="1B97B59D" w:rsidR="1115AA43">
        <w:rPr>
          <w:rFonts w:ascii="Calibri" w:hAnsi="Calibri" w:eastAsia="Calibri" w:cs="Calibri"/>
          <w:sz w:val="28"/>
          <w:szCs w:val="28"/>
        </w:rPr>
        <w:t xml:space="preserve">The design aims at providing </w:t>
      </w:r>
      <w:r w:rsidRPr="1B97B59D" w:rsidR="5622CAFF">
        <w:rPr>
          <w:rFonts w:ascii="Calibri" w:hAnsi="Calibri" w:eastAsia="Calibri" w:cs="Calibri"/>
          <w:sz w:val="28"/>
          <w:szCs w:val="28"/>
        </w:rPr>
        <w:t>effective features like rel</w:t>
      </w:r>
      <w:r w:rsidRPr="1B97B59D" w:rsidR="6C7A3A6C">
        <w:rPr>
          <w:rFonts w:ascii="Calibri" w:hAnsi="Calibri" w:eastAsia="Calibri" w:cs="Calibri"/>
          <w:sz w:val="28"/>
          <w:szCs w:val="28"/>
        </w:rPr>
        <w:t>iable links</w:t>
      </w:r>
      <w:r w:rsidRPr="1B97B59D" w:rsidR="70FBE0D1">
        <w:rPr>
          <w:rFonts w:ascii="Calibri" w:hAnsi="Calibri" w:eastAsia="Calibri" w:cs="Calibri"/>
          <w:sz w:val="28"/>
          <w:szCs w:val="28"/>
        </w:rPr>
        <w:t>,</w:t>
      </w:r>
      <w:r w:rsidRPr="1B97B59D" w:rsidR="6C7A3A6C">
        <w:rPr>
          <w:rFonts w:ascii="Calibri" w:hAnsi="Calibri" w:eastAsia="Calibri" w:cs="Calibri"/>
          <w:sz w:val="28"/>
          <w:szCs w:val="28"/>
        </w:rPr>
        <w:t xml:space="preserve"> </w:t>
      </w:r>
      <w:r w:rsidRPr="1B97B59D" w:rsidR="70FBE0D1">
        <w:rPr>
          <w:rFonts w:ascii="Calibri" w:hAnsi="Calibri" w:eastAsia="Calibri" w:cs="Calibri"/>
          <w:sz w:val="28"/>
          <w:szCs w:val="28"/>
        </w:rPr>
        <w:t>labels</w:t>
      </w:r>
      <w:r w:rsidRPr="1B97B59D" w:rsidR="6C7A3A6C">
        <w:rPr>
          <w:rFonts w:ascii="Calibri" w:hAnsi="Calibri" w:eastAsia="Calibri" w:cs="Calibri"/>
          <w:sz w:val="28"/>
          <w:szCs w:val="28"/>
        </w:rPr>
        <w:t xml:space="preserve"> and buttons. </w:t>
      </w:r>
      <w:r w:rsidRPr="1B97B59D" w:rsidR="2EAACFAB">
        <w:rPr>
          <w:rFonts w:ascii="Calibri" w:hAnsi="Calibri" w:eastAsia="Calibri" w:cs="Calibri"/>
          <w:sz w:val="28"/>
          <w:szCs w:val="28"/>
        </w:rPr>
        <w:t xml:space="preserve">Tables will be used to display timetables and grids to display events and societies. The </w:t>
      </w:r>
      <w:r w:rsidRPr="1B97B59D" w:rsidR="44E94D4E">
        <w:rPr>
          <w:rFonts w:ascii="Calibri" w:hAnsi="Calibri" w:eastAsia="Calibri" w:cs="Calibri"/>
          <w:sz w:val="28"/>
          <w:szCs w:val="28"/>
        </w:rPr>
        <w:t xml:space="preserve">application will support keyboard navigation.  </w:t>
      </w:r>
      <w:r w:rsidRPr="1B97B59D" w:rsidR="41CC7A3C">
        <w:rPr>
          <w:rFonts w:ascii="Calibri" w:hAnsi="Calibri" w:eastAsia="Calibri" w:cs="Calibri"/>
          <w:sz w:val="28"/>
          <w:szCs w:val="28"/>
        </w:rPr>
        <w:t xml:space="preserve">The main headings will be uniform throughout all the pages </w:t>
      </w:r>
      <w:r w:rsidRPr="1B97B59D" w:rsidR="2CD79529">
        <w:rPr>
          <w:rFonts w:ascii="Calibri" w:hAnsi="Calibri" w:eastAsia="Calibri" w:cs="Calibri"/>
          <w:sz w:val="28"/>
          <w:szCs w:val="28"/>
        </w:rPr>
        <w:t>with la</w:t>
      </w:r>
      <w:r w:rsidRPr="1B97B59D" w:rsidR="690C43CD">
        <w:rPr>
          <w:rFonts w:ascii="Calibri" w:hAnsi="Calibri" w:eastAsia="Calibri" w:cs="Calibri"/>
          <w:sz w:val="28"/>
          <w:szCs w:val="28"/>
        </w:rPr>
        <w:t xml:space="preserve">rger text while </w:t>
      </w:r>
      <w:r w:rsidRPr="1B97B59D" w:rsidR="500B71D6">
        <w:rPr>
          <w:rFonts w:ascii="Calibri" w:hAnsi="Calibri" w:eastAsia="Calibri" w:cs="Calibri"/>
          <w:sz w:val="28"/>
          <w:szCs w:val="28"/>
        </w:rPr>
        <w:t>normal readable</w:t>
      </w:r>
      <w:r w:rsidRPr="1B97B59D" w:rsidR="690C43CD">
        <w:rPr>
          <w:rFonts w:ascii="Calibri" w:hAnsi="Calibri" w:eastAsia="Calibri" w:cs="Calibri"/>
          <w:sz w:val="28"/>
          <w:szCs w:val="28"/>
        </w:rPr>
        <w:t xml:space="preserve"> text </w:t>
      </w:r>
      <w:r w:rsidRPr="1B97B59D" w:rsidR="6E4D2689">
        <w:rPr>
          <w:rFonts w:ascii="Calibri" w:hAnsi="Calibri" w:eastAsia="Calibri" w:cs="Calibri"/>
          <w:sz w:val="28"/>
          <w:szCs w:val="28"/>
        </w:rPr>
        <w:t>for the</w:t>
      </w:r>
      <w:r w:rsidRPr="1B97B59D" w:rsidR="7AF43379">
        <w:rPr>
          <w:rFonts w:ascii="Calibri" w:hAnsi="Calibri" w:eastAsia="Calibri" w:cs="Calibri"/>
          <w:sz w:val="28"/>
          <w:szCs w:val="28"/>
        </w:rPr>
        <w:t xml:space="preserve"> rest of the website</w:t>
      </w:r>
      <w:r w:rsidRPr="1B97B59D" w:rsidR="41CC7A3C">
        <w:rPr>
          <w:rFonts w:ascii="Calibri" w:hAnsi="Calibri" w:eastAsia="Calibri" w:cs="Calibri"/>
          <w:sz w:val="28"/>
          <w:szCs w:val="28"/>
        </w:rPr>
        <w:t xml:space="preserve"> to </w:t>
      </w:r>
      <w:r w:rsidRPr="1B97B59D" w:rsidR="5DB116F8">
        <w:rPr>
          <w:rFonts w:ascii="Calibri" w:hAnsi="Calibri" w:eastAsia="Calibri" w:cs="Calibri"/>
          <w:sz w:val="28"/>
          <w:szCs w:val="28"/>
        </w:rPr>
        <w:t>maintain</w:t>
      </w:r>
      <w:r w:rsidRPr="1B97B59D" w:rsidR="41CC7A3C">
        <w:rPr>
          <w:rFonts w:ascii="Calibri" w:hAnsi="Calibri" w:eastAsia="Calibri" w:cs="Calibri"/>
          <w:sz w:val="28"/>
          <w:szCs w:val="28"/>
        </w:rPr>
        <w:t xml:space="preserve"> consistency</w:t>
      </w:r>
      <w:r w:rsidRPr="1B97B59D" w:rsidR="21A00D4B">
        <w:rPr>
          <w:rFonts w:ascii="Calibri" w:hAnsi="Calibri" w:eastAsia="Calibri" w:cs="Calibri"/>
          <w:sz w:val="28"/>
          <w:szCs w:val="28"/>
        </w:rPr>
        <w:t>.</w:t>
      </w:r>
      <w:r w:rsidRPr="1B97B59D" w:rsidR="41CC7A3C">
        <w:rPr>
          <w:rFonts w:ascii="Calibri" w:hAnsi="Calibri" w:eastAsia="Calibri" w:cs="Calibri"/>
          <w:sz w:val="28"/>
          <w:szCs w:val="28"/>
        </w:rPr>
        <w:t xml:space="preserve"> </w:t>
      </w:r>
      <w:r w:rsidRPr="1B97B59D" w:rsidR="2E5D3D59">
        <w:rPr>
          <w:rFonts w:ascii="Calibri" w:hAnsi="Calibri" w:eastAsia="Calibri" w:cs="Calibri"/>
          <w:sz w:val="28"/>
          <w:szCs w:val="28"/>
        </w:rPr>
        <w:t xml:space="preserve">Also, buttons will </w:t>
      </w:r>
      <w:r w:rsidRPr="1B97B59D" w:rsidR="6FFC1169">
        <w:rPr>
          <w:rFonts w:ascii="Calibri" w:hAnsi="Calibri" w:eastAsia="Calibri" w:cs="Calibri"/>
          <w:sz w:val="28"/>
          <w:szCs w:val="28"/>
        </w:rPr>
        <w:t xml:space="preserve">be </w:t>
      </w:r>
      <w:r w:rsidRPr="1B97B59D" w:rsidR="2E5D3D59">
        <w:rPr>
          <w:rFonts w:ascii="Calibri" w:hAnsi="Calibri" w:eastAsia="Calibri" w:cs="Calibri"/>
          <w:sz w:val="28"/>
          <w:szCs w:val="28"/>
        </w:rPr>
        <w:t>different colours when hovering around and when being clicked on this helps the user to know which button to improve readability.</w:t>
      </w:r>
    </w:p>
    <w:p w:rsidR="58C6F772" w:rsidP="1B97B59D" w:rsidRDefault="5E51A5E6" w14:paraId="1BB6A7DC" w14:textId="617FB42B">
      <w:pPr>
        <w:shd w:val="clear" w:color="auto" w:fill="FFFFFF" w:themeFill="background1"/>
        <w:spacing w:after="0"/>
        <w:jc w:val="both"/>
        <w:rPr>
          <w:rFonts w:ascii="Calibri" w:hAnsi="Calibri" w:eastAsia="Calibri" w:cs="Calibri"/>
          <w:sz w:val="28"/>
          <w:szCs w:val="28"/>
        </w:rPr>
      </w:pPr>
      <w:r w:rsidRPr="1B97B59D" w:rsidR="5E51A5E6">
        <w:rPr>
          <w:rFonts w:ascii="Calibri" w:hAnsi="Calibri" w:eastAsia="Calibri" w:cs="Calibri"/>
          <w:sz w:val="28"/>
          <w:szCs w:val="28"/>
        </w:rPr>
        <w:t>The</w:t>
      </w:r>
      <w:r w:rsidRPr="1B97B59D" w:rsidR="4B34277C">
        <w:rPr>
          <w:rFonts w:ascii="Calibri" w:hAnsi="Calibri" w:eastAsia="Calibri" w:cs="Calibri"/>
          <w:sz w:val="28"/>
          <w:szCs w:val="28"/>
        </w:rPr>
        <w:t xml:space="preserve">re </w:t>
      </w:r>
      <w:r w:rsidRPr="1B97B59D" w:rsidR="285BD001">
        <w:rPr>
          <w:rFonts w:ascii="Calibri" w:hAnsi="Calibri" w:eastAsia="Calibri" w:cs="Calibri"/>
          <w:sz w:val="28"/>
          <w:szCs w:val="28"/>
        </w:rPr>
        <w:t>will be</w:t>
      </w:r>
      <w:r w:rsidRPr="1B97B59D" w:rsidR="4B34277C">
        <w:rPr>
          <w:rFonts w:ascii="Calibri" w:hAnsi="Calibri" w:eastAsia="Calibri" w:cs="Calibri"/>
          <w:sz w:val="28"/>
          <w:szCs w:val="28"/>
        </w:rPr>
        <w:t xml:space="preserve"> </w:t>
      </w:r>
      <w:r w:rsidRPr="1B97B59D" w:rsidR="67F0137F">
        <w:rPr>
          <w:rFonts w:ascii="Calibri" w:hAnsi="Calibri" w:eastAsia="Calibri" w:cs="Calibri"/>
          <w:sz w:val="28"/>
          <w:szCs w:val="28"/>
        </w:rPr>
        <w:t xml:space="preserve">interactive </w:t>
      </w:r>
      <w:r w:rsidRPr="1B97B59D" w:rsidR="6FC59DF9">
        <w:rPr>
          <w:rFonts w:ascii="Calibri" w:hAnsi="Calibri" w:eastAsia="Calibri" w:cs="Calibri"/>
          <w:sz w:val="28"/>
          <w:szCs w:val="28"/>
        </w:rPr>
        <w:t>form</w:t>
      </w:r>
      <w:r w:rsidRPr="1B97B59D" w:rsidR="4B34277C">
        <w:rPr>
          <w:rFonts w:ascii="Calibri" w:hAnsi="Calibri" w:eastAsia="Calibri" w:cs="Calibri"/>
          <w:sz w:val="28"/>
          <w:szCs w:val="28"/>
        </w:rPr>
        <w:t xml:space="preserve"> provided like the search bar which </w:t>
      </w:r>
      <w:r w:rsidRPr="1B97B59D" w:rsidR="73ACAAD7">
        <w:rPr>
          <w:rFonts w:ascii="Calibri" w:hAnsi="Calibri" w:eastAsia="Calibri" w:cs="Calibri"/>
          <w:sz w:val="28"/>
          <w:szCs w:val="28"/>
        </w:rPr>
        <w:t xml:space="preserve">allows users to type whatever they wish to search for </w:t>
      </w:r>
      <w:r w:rsidRPr="1B97B59D" w:rsidR="72B503BF">
        <w:rPr>
          <w:rFonts w:ascii="Calibri" w:hAnsi="Calibri" w:eastAsia="Calibri" w:cs="Calibri"/>
          <w:sz w:val="28"/>
          <w:szCs w:val="28"/>
        </w:rPr>
        <w:t>without going through all the pages.</w:t>
      </w:r>
      <w:r w:rsidRPr="1B97B59D" w:rsidR="7CC9E1BD">
        <w:rPr>
          <w:rFonts w:ascii="Calibri" w:hAnsi="Calibri" w:eastAsia="Calibri" w:cs="Calibri"/>
          <w:sz w:val="28"/>
          <w:szCs w:val="28"/>
        </w:rPr>
        <w:t xml:space="preserve"> We aim at </w:t>
      </w:r>
      <w:r w:rsidRPr="1B97B59D" w:rsidR="376FC7D9">
        <w:rPr>
          <w:rFonts w:ascii="Calibri" w:hAnsi="Calibri" w:eastAsia="Calibri" w:cs="Calibri"/>
          <w:sz w:val="28"/>
          <w:szCs w:val="28"/>
        </w:rPr>
        <w:t>including placeholders</w:t>
      </w:r>
      <w:r w:rsidRPr="1B97B59D" w:rsidR="72B503BF">
        <w:rPr>
          <w:rFonts w:ascii="Calibri" w:hAnsi="Calibri" w:eastAsia="Calibri" w:cs="Calibri"/>
          <w:sz w:val="28"/>
          <w:szCs w:val="28"/>
        </w:rPr>
        <w:t xml:space="preserve"> on</w:t>
      </w:r>
      <w:r w:rsidRPr="1B97B59D" w:rsidR="2D9BDC52">
        <w:rPr>
          <w:rFonts w:ascii="Calibri" w:hAnsi="Calibri" w:eastAsia="Calibri" w:cs="Calibri"/>
          <w:sz w:val="28"/>
          <w:szCs w:val="28"/>
        </w:rPr>
        <w:t xml:space="preserve"> </w:t>
      </w:r>
      <w:r w:rsidRPr="1B97B59D" w:rsidR="4B9199D5">
        <w:rPr>
          <w:rFonts w:ascii="Calibri" w:hAnsi="Calibri" w:eastAsia="Calibri" w:cs="Calibri"/>
          <w:sz w:val="28"/>
          <w:szCs w:val="28"/>
        </w:rPr>
        <w:t>text field</w:t>
      </w:r>
      <w:r w:rsidRPr="1B97B59D" w:rsidR="2D9BDC52">
        <w:rPr>
          <w:rFonts w:ascii="Calibri" w:hAnsi="Calibri" w:eastAsia="Calibri" w:cs="Calibri"/>
          <w:sz w:val="28"/>
          <w:szCs w:val="28"/>
        </w:rPr>
        <w:t xml:space="preserve"> which guide the users of what </w:t>
      </w:r>
      <w:r w:rsidRPr="1B97B59D" w:rsidR="43F1BAB1">
        <w:rPr>
          <w:rFonts w:ascii="Calibri" w:hAnsi="Calibri" w:eastAsia="Calibri" w:cs="Calibri"/>
          <w:sz w:val="28"/>
          <w:szCs w:val="28"/>
        </w:rPr>
        <w:t>to type in. The same applies t</w:t>
      </w:r>
      <w:r w:rsidRPr="1B97B59D" w:rsidR="2ED839A2">
        <w:rPr>
          <w:rFonts w:ascii="Calibri" w:hAnsi="Calibri" w:eastAsia="Calibri" w:cs="Calibri"/>
          <w:sz w:val="28"/>
          <w:szCs w:val="28"/>
        </w:rPr>
        <w:t>o</w:t>
      </w:r>
      <w:r w:rsidRPr="1B97B59D" w:rsidR="43F1BAB1">
        <w:rPr>
          <w:rFonts w:ascii="Calibri" w:hAnsi="Calibri" w:eastAsia="Calibri" w:cs="Calibri"/>
          <w:sz w:val="28"/>
          <w:szCs w:val="28"/>
        </w:rPr>
        <w:t xml:space="preserve"> the </w:t>
      </w:r>
      <w:r w:rsidRPr="1B97B59D" w:rsidR="1115C5B5">
        <w:rPr>
          <w:rFonts w:ascii="Calibri" w:hAnsi="Calibri" w:eastAsia="Calibri" w:cs="Calibri"/>
          <w:sz w:val="28"/>
          <w:szCs w:val="28"/>
        </w:rPr>
        <w:t>helpdesk forms which have placeholders to show the kind of inp</w:t>
      </w:r>
      <w:r w:rsidRPr="1B97B59D" w:rsidR="1F53E5EA">
        <w:rPr>
          <w:rFonts w:ascii="Calibri" w:hAnsi="Calibri" w:eastAsia="Calibri" w:cs="Calibri"/>
          <w:sz w:val="28"/>
          <w:szCs w:val="28"/>
        </w:rPr>
        <w:t>ut expected.</w:t>
      </w:r>
      <w:r w:rsidRPr="1B97B59D" w:rsidR="605B416B">
        <w:rPr>
          <w:rFonts w:ascii="Calibri" w:hAnsi="Calibri" w:eastAsia="Calibri" w:cs="Calibri"/>
          <w:sz w:val="28"/>
          <w:szCs w:val="28"/>
        </w:rPr>
        <w:t xml:space="preserve"> </w:t>
      </w:r>
    </w:p>
    <w:p w:rsidR="705DFB6D" w:rsidP="1B97B59D" w:rsidRDefault="705DFB6D" w14:paraId="386C4151" w14:textId="70EC01F6">
      <w:pPr>
        <w:shd w:val="clear" w:color="auto" w:fill="FFFFFF" w:themeFill="background1"/>
        <w:spacing w:after="0"/>
        <w:jc w:val="both"/>
        <w:rPr>
          <w:rFonts w:ascii="Calibri" w:hAnsi="Calibri" w:eastAsia="Calibri" w:cs="Calibri"/>
          <w:sz w:val="28"/>
          <w:szCs w:val="28"/>
        </w:rPr>
      </w:pPr>
    </w:p>
    <w:p w:rsidR="705DFB6D" w:rsidP="705DFB6D" w:rsidRDefault="705DFB6D" w14:paraId="0C26A610" w14:textId="7806DA3D">
      <w:pPr>
        <w:shd w:val="clear" w:color="auto" w:fill="FFFFFF" w:themeFill="background1"/>
        <w:spacing w:after="0"/>
        <w:jc w:val="both"/>
        <w:rPr>
          <w:rFonts w:ascii="Calibri" w:hAnsi="Calibri" w:eastAsia="Calibri" w:cs="Calibri"/>
        </w:rPr>
      </w:pPr>
    </w:p>
    <w:p w:rsidR="00CC16CD" w:rsidP="705DFB6D" w:rsidRDefault="00EE15EC" w14:paraId="7C304D28" w14:textId="7AB5B0D2">
      <w:pPr>
        <w:shd w:val="clear" w:color="auto" w:fill="FFFFFF" w:themeFill="background1"/>
        <w:spacing w:after="0"/>
        <w:jc w:val="both"/>
        <w:rPr>
          <w:rStyle w:val="Heading2Char"/>
          <w:rFonts w:ascii="Calibri" w:hAnsi="Calibri" w:eastAsia="Calibri" w:cs="Calibri"/>
          <w:sz w:val="24"/>
          <w:szCs w:val="24"/>
        </w:rPr>
      </w:pPr>
      <w:r>
        <w:br/>
      </w:r>
      <w:r w:rsidRPr="705DFB6D" w:rsidR="33352795">
        <w:rPr>
          <w:rStyle w:val="Heading1Char"/>
        </w:rPr>
        <w:t>Privacy, security, and compliance (GDPR basics: lawful basis conceptually, minimisation,</w:t>
      </w:r>
      <w:r w:rsidRPr="705DFB6D" w:rsidR="4D40A6BF">
        <w:rPr>
          <w:rStyle w:val="Heading1Char"/>
        </w:rPr>
        <w:t xml:space="preserve"> </w:t>
      </w:r>
      <w:r w:rsidRPr="705DFB6D" w:rsidR="33352795">
        <w:rPr>
          <w:rStyle w:val="Heading1Char"/>
        </w:rPr>
        <w:t>retention; risks + mitigations)</w:t>
      </w:r>
      <w:r w:rsidRPr="705DFB6D" w:rsidR="44603975">
        <w:rPr>
          <w:rStyle w:val="Heading1Char"/>
        </w:rPr>
        <w:t xml:space="preserve"> </w:t>
      </w:r>
    </w:p>
    <w:p w:rsidR="705DFB6D" w:rsidP="705DFB6D" w:rsidRDefault="705DFB6D" w14:paraId="37579E99" w14:textId="244B546A">
      <w:pPr>
        <w:shd w:val="clear" w:color="auto" w:fill="FFFFFF" w:themeFill="background1"/>
        <w:spacing w:after="0"/>
        <w:jc w:val="both"/>
        <w:rPr>
          <w:rStyle w:val="Heading2Char"/>
          <w:rFonts w:ascii="Calibri" w:hAnsi="Calibri" w:eastAsia="Calibri" w:cs="Calibri"/>
          <w:sz w:val="24"/>
          <w:szCs w:val="24"/>
        </w:rPr>
      </w:pPr>
    </w:p>
    <w:p w:rsidR="0B4837CB" w:rsidP="1B97B59D" w:rsidRDefault="0B4837CB" w14:paraId="4F2E4BF7" w14:textId="345F9FBA">
      <w:pPr>
        <w:jc w:val="both"/>
        <w:rPr>
          <w:rFonts w:ascii="Calibri" w:hAnsi="Calibri" w:eastAsia="Calibri" w:cs="Calibri"/>
          <w:sz w:val="28"/>
          <w:szCs w:val="28"/>
        </w:rPr>
      </w:pPr>
      <w:r w:rsidRPr="1B97B59D" w:rsidR="0B4837CB">
        <w:rPr>
          <w:rFonts w:ascii="Calibri" w:hAnsi="Calibri" w:eastAsia="Calibri" w:cs="Calibri"/>
          <w:sz w:val="28"/>
          <w:szCs w:val="28"/>
        </w:rPr>
        <w:t>Privacy, Security and compliance w</w:t>
      </w:r>
      <w:r w:rsidRPr="1B97B59D" w:rsidR="2CC7EA2D">
        <w:rPr>
          <w:rFonts w:ascii="Calibri" w:hAnsi="Calibri" w:eastAsia="Calibri" w:cs="Calibri"/>
          <w:sz w:val="28"/>
          <w:szCs w:val="28"/>
        </w:rPr>
        <w:t xml:space="preserve">ill be greatly </w:t>
      </w:r>
      <w:r w:rsidRPr="1B97B59D" w:rsidR="6FA270E7">
        <w:rPr>
          <w:rFonts w:ascii="Calibri" w:hAnsi="Calibri" w:eastAsia="Calibri" w:cs="Calibri"/>
          <w:sz w:val="28"/>
          <w:szCs w:val="28"/>
        </w:rPr>
        <w:t>considered</w:t>
      </w:r>
      <w:r w:rsidRPr="1B97B59D" w:rsidR="0B4837CB">
        <w:rPr>
          <w:rFonts w:ascii="Calibri" w:hAnsi="Calibri" w:eastAsia="Calibri" w:cs="Calibri"/>
          <w:sz w:val="28"/>
          <w:szCs w:val="28"/>
        </w:rPr>
        <w:t xml:space="preserve"> in the design process.</w:t>
      </w:r>
      <w:r w:rsidRPr="1B97B59D" w:rsidR="71AE5839">
        <w:rPr>
          <w:rFonts w:ascii="Calibri" w:hAnsi="Calibri" w:eastAsia="Calibri" w:cs="Calibri"/>
          <w:sz w:val="28"/>
          <w:szCs w:val="28"/>
        </w:rPr>
        <w:t xml:space="preserve"> The system wil</w:t>
      </w:r>
      <w:r w:rsidRPr="1B97B59D" w:rsidR="38E2785C">
        <w:rPr>
          <w:rFonts w:ascii="Calibri" w:hAnsi="Calibri" w:eastAsia="Calibri" w:cs="Calibri"/>
          <w:sz w:val="28"/>
          <w:szCs w:val="28"/>
        </w:rPr>
        <w:t xml:space="preserve">l </w:t>
      </w:r>
      <w:r w:rsidRPr="1B97B59D" w:rsidR="4BCC29AD">
        <w:rPr>
          <w:rFonts w:ascii="Calibri" w:hAnsi="Calibri" w:eastAsia="Calibri" w:cs="Calibri"/>
          <w:sz w:val="28"/>
          <w:szCs w:val="28"/>
        </w:rPr>
        <w:t xml:space="preserve">collect information like student ids, courses of study, visited events and societies </w:t>
      </w:r>
      <w:r w:rsidRPr="1B97B59D" w:rsidR="5D7583CE">
        <w:rPr>
          <w:rFonts w:ascii="Calibri" w:hAnsi="Calibri" w:eastAsia="Calibri" w:cs="Calibri"/>
          <w:sz w:val="28"/>
          <w:szCs w:val="28"/>
        </w:rPr>
        <w:t xml:space="preserve">and in app live location. Login activities will be also recorded for system improvement reasons. </w:t>
      </w:r>
      <w:r w:rsidRPr="1B97B59D" w:rsidR="352CCECD">
        <w:rPr>
          <w:rFonts w:ascii="Calibri" w:hAnsi="Calibri" w:eastAsia="Calibri" w:cs="Calibri"/>
          <w:sz w:val="28"/>
          <w:szCs w:val="28"/>
        </w:rPr>
        <w:t>The system will not collect regular live location for users and un</w:t>
      </w:r>
      <w:r w:rsidRPr="1B97B59D" w:rsidR="7495B218">
        <w:rPr>
          <w:rFonts w:ascii="Calibri" w:hAnsi="Calibri" w:eastAsia="Calibri" w:cs="Calibri"/>
          <w:sz w:val="28"/>
          <w:szCs w:val="28"/>
        </w:rPr>
        <w:t xml:space="preserve">encrypted passwords. </w:t>
      </w:r>
      <w:r w:rsidRPr="1B97B59D" w:rsidR="7E8230EB">
        <w:rPr>
          <w:rFonts w:ascii="Calibri" w:hAnsi="Calibri" w:eastAsia="Calibri" w:cs="Calibri"/>
          <w:sz w:val="28"/>
          <w:szCs w:val="28"/>
        </w:rPr>
        <w:t xml:space="preserve">The information stored will be categorized in a way that it shows the sensitivity amount of </w:t>
      </w:r>
      <w:r w:rsidRPr="1B97B59D" w:rsidR="6A8E1679">
        <w:rPr>
          <w:rFonts w:ascii="Calibri" w:hAnsi="Calibri" w:eastAsia="Calibri" w:cs="Calibri"/>
          <w:sz w:val="28"/>
          <w:szCs w:val="28"/>
        </w:rPr>
        <w:t>information</w:t>
      </w:r>
      <w:r w:rsidRPr="1B97B59D" w:rsidR="7E8230EB">
        <w:rPr>
          <w:rFonts w:ascii="Calibri" w:hAnsi="Calibri" w:eastAsia="Calibri" w:cs="Calibri"/>
          <w:sz w:val="28"/>
          <w:szCs w:val="28"/>
        </w:rPr>
        <w:t xml:space="preserve"> store for example the student id </w:t>
      </w:r>
      <w:r w:rsidRPr="1B97B59D" w:rsidR="691FB927">
        <w:rPr>
          <w:rFonts w:ascii="Calibri" w:hAnsi="Calibri" w:eastAsia="Calibri" w:cs="Calibri"/>
          <w:sz w:val="28"/>
          <w:szCs w:val="28"/>
        </w:rPr>
        <w:t xml:space="preserve">and location </w:t>
      </w:r>
      <w:r w:rsidRPr="1B97B59D" w:rsidR="7E8230EB">
        <w:rPr>
          <w:rFonts w:ascii="Calibri" w:hAnsi="Calibri" w:eastAsia="Calibri" w:cs="Calibri"/>
          <w:sz w:val="28"/>
          <w:szCs w:val="28"/>
        </w:rPr>
        <w:t>a</w:t>
      </w:r>
      <w:r w:rsidRPr="1B97B59D" w:rsidR="34301340">
        <w:rPr>
          <w:rFonts w:ascii="Calibri" w:hAnsi="Calibri" w:eastAsia="Calibri" w:cs="Calibri"/>
          <w:sz w:val="28"/>
          <w:szCs w:val="28"/>
        </w:rPr>
        <w:t>re</w:t>
      </w:r>
      <w:r w:rsidRPr="1B97B59D" w:rsidR="7E8230EB">
        <w:rPr>
          <w:rFonts w:ascii="Calibri" w:hAnsi="Calibri" w:eastAsia="Calibri" w:cs="Calibri"/>
          <w:sz w:val="28"/>
          <w:szCs w:val="28"/>
        </w:rPr>
        <w:t xml:space="preserve"> high</w:t>
      </w:r>
      <w:r w:rsidRPr="1B97B59D" w:rsidR="161DB2B7">
        <w:rPr>
          <w:rFonts w:ascii="Calibri" w:hAnsi="Calibri" w:eastAsia="Calibri" w:cs="Calibri"/>
          <w:sz w:val="28"/>
          <w:szCs w:val="28"/>
        </w:rPr>
        <w:t>ly sensitive</w:t>
      </w:r>
      <w:r w:rsidRPr="1B97B59D" w:rsidR="6635CCFF">
        <w:rPr>
          <w:rFonts w:ascii="Calibri" w:hAnsi="Calibri" w:eastAsia="Calibri" w:cs="Calibri"/>
          <w:sz w:val="28"/>
          <w:szCs w:val="28"/>
        </w:rPr>
        <w:t>.</w:t>
      </w:r>
      <w:r w:rsidRPr="1B97B59D" w:rsidR="738DEB29">
        <w:rPr>
          <w:rFonts w:ascii="Calibri" w:hAnsi="Calibri" w:eastAsia="Calibri" w:cs="Calibri"/>
          <w:sz w:val="28"/>
          <w:szCs w:val="28"/>
        </w:rPr>
        <w:t xml:space="preserve"> The password will be encrypted by supabase to ensure that no one can see the plain password</w:t>
      </w:r>
      <w:r w:rsidRPr="1B97B59D" w:rsidR="2F8C07FB">
        <w:rPr>
          <w:rFonts w:ascii="Calibri" w:hAnsi="Calibri" w:eastAsia="Calibri" w:cs="Calibri"/>
          <w:sz w:val="28"/>
          <w:szCs w:val="28"/>
        </w:rPr>
        <w:t xml:space="preserve"> inline with the GDPR policies</w:t>
      </w:r>
    </w:p>
    <w:p w:rsidR="12165542" w:rsidP="705DFB6D" w:rsidRDefault="12165542" w14:paraId="77188D86" w14:textId="3E9089B9">
      <w:pPr>
        <w:pStyle w:val="Heading1"/>
        <w:rPr>
          <w:rStyle w:val="Heading2Char"/>
          <w:rFonts w:ascii="Calibri" w:hAnsi="Calibri" w:eastAsia="Calibri" w:cs="Calibri"/>
          <w:sz w:val="24"/>
          <w:szCs w:val="24"/>
        </w:rPr>
      </w:pPr>
      <w:r>
        <w:br/>
      </w:r>
      <w:r w:rsidR="7227DC03">
        <w:rPr/>
        <w:t>Deployment plan (conceptual)</w:t>
      </w:r>
      <w:r w:rsidR="134991D2">
        <w:rPr/>
        <w:t xml:space="preserve"> </w:t>
      </w:r>
    </w:p>
    <w:p w:rsidR="41274E07" w:rsidP="705DFB6D" w:rsidRDefault="4CD60B7F" w14:paraId="77D5C2EF" w14:textId="58B3527B">
      <w:pPr>
        <w:jc w:val="both"/>
        <w:rPr>
          <w:rFonts w:ascii="Calibri" w:hAnsi="Calibri" w:eastAsia="Calibri" w:cs="Calibri"/>
        </w:rPr>
      </w:pPr>
      <w:r w:rsidRPr="1B97B59D" w:rsidR="4CD60B7F">
        <w:rPr>
          <w:rFonts w:ascii="Calibri" w:hAnsi="Calibri" w:eastAsia="Calibri" w:cs="Calibri"/>
          <w:sz w:val="28"/>
          <w:szCs w:val="28"/>
        </w:rPr>
        <w:t xml:space="preserve">The application </w:t>
      </w:r>
      <w:r w:rsidRPr="1B97B59D" w:rsidR="0F540053">
        <w:rPr>
          <w:rFonts w:ascii="Calibri" w:hAnsi="Calibri" w:eastAsia="Calibri" w:cs="Calibri"/>
          <w:sz w:val="28"/>
          <w:szCs w:val="28"/>
        </w:rPr>
        <w:t>will</w:t>
      </w:r>
      <w:r w:rsidRPr="1B97B59D" w:rsidR="4CD60B7F">
        <w:rPr>
          <w:rFonts w:ascii="Calibri" w:hAnsi="Calibri" w:eastAsia="Calibri" w:cs="Calibri"/>
          <w:sz w:val="28"/>
          <w:szCs w:val="28"/>
        </w:rPr>
        <w:t xml:space="preserve"> be deployed as a </w:t>
      </w:r>
      <w:r w:rsidRPr="1B97B59D" w:rsidR="4CA567D0">
        <w:rPr>
          <w:rFonts w:ascii="Calibri" w:hAnsi="Calibri" w:eastAsia="Calibri" w:cs="Calibri"/>
          <w:sz w:val="28"/>
          <w:szCs w:val="28"/>
        </w:rPr>
        <w:t>web-based</w:t>
      </w:r>
      <w:r w:rsidRPr="1B97B59D" w:rsidR="4CD60B7F">
        <w:rPr>
          <w:rFonts w:ascii="Calibri" w:hAnsi="Calibri" w:eastAsia="Calibri" w:cs="Calibri"/>
          <w:sz w:val="28"/>
          <w:szCs w:val="28"/>
        </w:rPr>
        <w:t xml:space="preserve"> platform which </w:t>
      </w:r>
      <w:r w:rsidRPr="1B97B59D" w:rsidR="20C49DB1">
        <w:rPr>
          <w:rFonts w:ascii="Calibri" w:hAnsi="Calibri" w:eastAsia="Calibri" w:cs="Calibri"/>
          <w:sz w:val="28"/>
          <w:szCs w:val="28"/>
        </w:rPr>
        <w:t xml:space="preserve">can be accessed by </w:t>
      </w:r>
      <w:r w:rsidRPr="1B97B59D" w:rsidR="6B3E5E39">
        <w:rPr>
          <w:rFonts w:ascii="Calibri" w:hAnsi="Calibri" w:eastAsia="Calibri" w:cs="Calibri"/>
          <w:sz w:val="28"/>
          <w:szCs w:val="28"/>
        </w:rPr>
        <w:t>academic</w:t>
      </w:r>
      <w:r w:rsidRPr="1B97B59D" w:rsidR="20C49DB1">
        <w:rPr>
          <w:rFonts w:ascii="Calibri" w:hAnsi="Calibri" w:eastAsia="Calibri" w:cs="Calibri"/>
          <w:sz w:val="28"/>
          <w:szCs w:val="28"/>
        </w:rPr>
        <w:t xml:space="preserve"> staff, </w:t>
      </w:r>
      <w:r w:rsidRPr="1B97B59D" w:rsidR="3EEB1301">
        <w:rPr>
          <w:rFonts w:ascii="Calibri" w:hAnsi="Calibri" w:eastAsia="Calibri" w:cs="Calibri"/>
          <w:sz w:val="28"/>
          <w:szCs w:val="28"/>
        </w:rPr>
        <w:t xml:space="preserve">students </w:t>
      </w:r>
      <w:r w:rsidRPr="1B97B59D" w:rsidR="17D9EC5E">
        <w:rPr>
          <w:rFonts w:ascii="Calibri" w:hAnsi="Calibri" w:eastAsia="Calibri" w:cs="Calibri"/>
          <w:sz w:val="28"/>
          <w:szCs w:val="28"/>
        </w:rPr>
        <w:t>and a</w:t>
      </w:r>
      <w:r w:rsidRPr="1B97B59D" w:rsidR="1F3F9F4E">
        <w:rPr>
          <w:rFonts w:ascii="Calibri" w:hAnsi="Calibri" w:eastAsia="Calibri" w:cs="Calibri"/>
          <w:sz w:val="28"/>
          <w:szCs w:val="28"/>
        </w:rPr>
        <w:t>dministration</w:t>
      </w:r>
      <w:r w:rsidRPr="1B97B59D" w:rsidR="20C49DB1">
        <w:rPr>
          <w:rFonts w:ascii="Calibri" w:hAnsi="Calibri" w:eastAsia="Calibri" w:cs="Calibri"/>
          <w:sz w:val="28"/>
          <w:szCs w:val="28"/>
        </w:rPr>
        <w:t xml:space="preserve"> staff and can be accessed through mobile phones, </w:t>
      </w:r>
      <w:r w:rsidRPr="1B97B59D" w:rsidR="02DC77BD">
        <w:rPr>
          <w:rFonts w:ascii="Calibri" w:hAnsi="Calibri" w:eastAsia="Calibri" w:cs="Calibri"/>
          <w:sz w:val="28"/>
          <w:szCs w:val="28"/>
        </w:rPr>
        <w:t xml:space="preserve">computers and tablets. </w:t>
      </w:r>
      <w:r w:rsidRPr="1B97B59D" w:rsidR="02DC77BD">
        <w:rPr>
          <w:rFonts w:ascii="Calibri" w:hAnsi="Calibri" w:eastAsia="Calibri" w:cs="Calibri"/>
        </w:rPr>
        <w:t xml:space="preserve"> </w:t>
      </w:r>
    </w:p>
    <w:p w:rsidR="00CC16CD" w:rsidP="705DFB6D" w:rsidRDefault="00EE15EC" w14:paraId="1835567C" w14:textId="2006EBFF">
      <w:pPr>
        <w:shd w:val="clear" w:color="auto" w:fill="FFFFFF" w:themeFill="background1"/>
        <w:spacing w:after="0"/>
        <w:jc w:val="both"/>
        <w:rPr>
          <w:rStyle w:val="Heading2Char"/>
          <w:rFonts w:ascii="Calibri" w:hAnsi="Calibri" w:eastAsia="Calibri" w:cs="Calibri"/>
          <w:sz w:val="24"/>
          <w:szCs w:val="24"/>
        </w:rPr>
      </w:pPr>
      <w:r>
        <w:br/>
      </w:r>
      <w:r w:rsidRPr="705DFB6D" w:rsidR="4062D20B">
        <w:rPr>
          <w:rStyle w:val="Heading1Char"/>
        </w:rPr>
        <w:t>Appendix (wireframes, palette, diagrams, checklists)</w:t>
      </w:r>
      <w:r w:rsidRPr="705DFB6D" w:rsidR="7BF4639D">
        <w:rPr>
          <w:rStyle w:val="Heading1Char"/>
        </w:rPr>
        <w:t xml:space="preserve"> </w:t>
      </w:r>
    </w:p>
    <w:p w:rsidR="1B97B59D" w:rsidP="1B97B59D" w:rsidRDefault="1B97B59D" w14:paraId="626B8FDD" w14:textId="0F19EDED">
      <w:pPr>
        <w:pStyle w:val="Normal"/>
        <w:shd w:val="clear" w:color="auto" w:fill="FFFFFF" w:themeFill="background1"/>
        <w:spacing w:after="0"/>
        <w:jc w:val="both"/>
        <w:rPr>
          <w:rFonts w:ascii="Calibri" w:hAnsi="Calibri" w:eastAsia="Calibri" w:cs="Calibri"/>
        </w:rPr>
      </w:pPr>
    </w:p>
    <w:p w:rsidR="1B97B59D" w:rsidP="1B97B59D" w:rsidRDefault="1B97B59D" w14:paraId="4E4B07B8" w14:textId="22F0B4BD">
      <w:pPr>
        <w:pStyle w:val="Normal"/>
        <w:shd w:val="clear" w:color="auto" w:fill="FFFFFF" w:themeFill="background1"/>
        <w:spacing w:after="0"/>
        <w:jc w:val="both"/>
      </w:pPr>
    </w:p>
    <w:p w:rsidR="53D8DC88" w:rsidP="1B97B59D" w:rsidRDefault="53D8DC88" w14:paraId="336E3314" w14:textId="208977EF">
      <w:pPr>
        <w:pStyle w:val="Heading3"/>
        <w:rPr>
          <w:rFonts w:ascii="Aptos Display" w:hAnsi="Aptos Display" w:eastAsia="Aptos Display" w:cs="Aptos Display"/>
          <w:b w:val="0"/>
          <w:bCs w:val="0"/>
          <w:i w:val="0"/>
          <w:iCs w:val="0"/>
          <w:caps w:val="0"/>
          <w:smallCaps w:val="0"/>
          <w:noProof w:val="0"/>
          <w:color w:val="0F4761" w:themeColor="accent1" w:themeTint="FF" w:themeShade="BF"/>
          <w:sz w:val="52"/>
          <w:szCs w:val="52"/>
          <w:lang w:val="en-GB"/>
        </w:rPr>
      </w:pPr>
      <w:r w:rsidRPr="1B97B59D" w:rsidR="53D8DC88">
        <w:rPr>
          <w:noProof w:val="0"/>
          <w:lang w:val="en"/>
        </w:rPr>
        <w:t xml:space="preserve">WCAG-Checklist </w:t>
      </w:r>
    </w:p>
    <w:p w:rsidR="53D8DC88" w:rsidP="1B97B59D" w:rsidRDefault="53D8DC88" w14:paraId="0785AEAE" w14:textId="5B5A0E8E">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36"/>
          <w:szCs w:val="36"/>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36"/>
          <w:szCs w:val="36"/>
          <w:lang w:val="en-IE"/>
        </w:rPr>
        <w:t xml:space="preserve">HOME PAGE </w:t>
      </w:r>
    </w:p>
    <w:p w:rsidR="53D8DC88" w:rsidP="1B97B59D" w:rsidRDefault="53D8DC88" w14:paraId="32366A10" w14:textId="24CD5E0E">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SEARCH INPUT NEEDS A LABEL </w:t>
      </w:r>
    </w:p>
    <w:p w:rsidR="53D8DC88" w:rsidP="1B97B59D" w:rsidRDefault="53D8DC88" w14:paraId="5F380D57" w14:textId="6A6E2EEE">
      <w:pPr>
        <w:pStyle w:val="ListParagraph"/>
        <w:numPr>
          <w:ilvl w:val="0"/>
          <w:numId w:val="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the search box only has placeholder text but no real label </w:t>
      </w:r>
    </w:p>
    <w:p w:rsidR="53D8DC88" w:rsidP="1B97B59D" w:rsidRDefault="53D8DC88" w14:paraId="7C9726FF" w14:textId="34F970DC">
      <w:pPr>
        <w:pStyle w:val="ListParagraph"/>
        <w:numPr>
          <w:ilvl w:val="0"/>
          <w:numId w:val="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people using screen readers don't know what the search box is for </w:t>
      </w:r>
    </w:p>
    <w:p w:rsidR="53D8DC88" w:rsidP="1B97B59D" w:rsidRDefault="53D8DC88" w14:paraId="29D82146" w14:textId="72E1C587">
      <w:pPr>
        <w:pStyle w:val="ListParagraph"/>
        <w:numPr>
          <w:ilvl w:val="0"/>
          <w:numId w:val="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an aria-label like "Search campus services" </w:t>
      </w:r>
    </w:p>
    <w:p w:rsidR="53D8DC88" w:rsidP="1B97B59D" w:rsidRDefault="53D8DC88" w14:paraId="605F851D" w14:textId="098ADAB9">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4C381D5A" w14:textId="05C81441">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2. SEARCH BUTTON NEEDS A DESCRIPTION </w:t>
      </w:r>
    </w:p>
    <w:p w:rsidR="53D8DC88" w:rsidP="1B97B59D" w:rsidRDefault="53D8DC88" w14:paraId="491FE7FC" w14:textId="6AD0AE7A">
      <w:pPr>
        <w:pStyle w:val="ListParagraph"/>
        <w:numPr>
          <w:ilvl w:val="0"/>
          <w:numId w:val="9"/>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 button just says "Search" but doesn't explain what it searches </w:t>
      </w:r>
    </w:p>
    <w:p w:rsidR="53D8DC88" w:rsidP="1B97B59D" w:rsidRDefault="53D8DC88" w14:paraId="17B56162" w14:textId="6AA56542">
      <w:pPr>
        <w:pStyle w:val="ListParagraph"/>
        <w:numPr>
          <w:ilvl w:val="0"/>
          <w:numId w:val="9"/>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people using screen readers don't know what it's searching </w:t>
      </w:r>
    </w:p>
    <w:p w:rsidR="53D8DC88" w:rsidP="1B97B59D" w:rsidRDefault="53D8DC88" w14:paraId="3AA41C4C" w14:textId="1196347A">
      <w:pPr>
        <w:pStyle w:val="ListParagraph"/>
        <w:numPr>
          <w:ilvl w:val="0"/>
          <w:numId w:val="9"/>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an aria-label like "Search campus services and events" </w:t>
      </w:r>
    </w:p>
    <w:p w:rsidR="53D8DC88" w:rsidP="1B97B59D" w:rsidRDefault="53D8DC88" w14:paraId="7D9C31B2" w14:textId="50ECC51D">
      <w:pPr>
        <w:spacing w:after="299"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773C0C0B" w14:textId="7B3A7397">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IE"/>
        </w:rPr>
        <w:t xml:space="preserve">HELP DESK </w:t>
      </w:r>
    </w:p>
    <w:p w:rsidR="53D8DC88" w:rsidP="1B97B59D" w:rsidRDefault="53D8DC88" w14:paraId="3D6E4D78" w14:textId="16D9FF7D">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REQUIRED FIELDS NOT MARKED </w:t>
      </w:r>
    </w:p>
    <w:p w:rsidR="53D8DC88" w:rsidP="1B97B59D" w:rsidRDefault="53D8DC88" w14:paraId="7D831131" w14:textId="5C11D41B">
      <w:pPr>
        <w:pStyle w:val="ListParagraph"/>
        <w:numPr>
          <w:ilvl w:val="0"/>
          <w:numId w:val="10"/>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 form doesn't show which fields you have to fill in </w:t>
      </w:r>
    </w:p>
    <w:p w:rsidR="53D8DC88" w:rsidP="1B97B59D" w:rsidRDefault="53D8DC88" w14:paraId="6DA11EDA" w14:textId="7E490B7A">
      <w:pPr>
        <w:pStyle w:val="ListParagraph"/>
        <w:numPr>
          <w:ilvl w:val="0"/>
          <w:numId w:val="10"/>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people just try to submit without filling everything and get an error </w:t>
      </w:r>
    </w:p>
    <w:p w:rsidR="53D8DC88" w:rsidP="1B97B59D" w:rsidRDefault="53D8DC88" w14:paraId="1E173815" w14:textId="29FA5780">
      <w:pPr>
        <w:pStyle w:val="ListParagraph"/>
        <w:numPr>
          <w:ilvl w:val="0"/>
          <w:numId w:val="10"/>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fix: put an asterisk (*) next to the fields that are required </w:t>
      </w:r>
    </w:p>
    <w:p w:rsidR="53D8DC88" w:rsidP="1B97B59D" w:rsidRDefault="53D8DC88" w14:paraId="38B3EE24" w14:textId="45D23CCA">
      <w:pPr>
        <w:pStyle w:val="ListParagraph"/>
        <w:numPr>
          <w:ilvl w:val="0"/>
          <w:numId w:val="10"/>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or add aria-required="true" in the code </w:t>
      </w:r>
    </w:p>
    <w:p w:rsidR="53D8DC88" w:rsidP="1B97B59D" w:rsidRDefault="53D8DC88" w14:paraId="38311EF5" w14:textId="76E22562">
      <w:pPr>
        <w:spacing w:after="183"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5BA192E1" w14:textId="5FCAD4DE">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2. SUBMIT BUTTON NEEDS A DESCRIPTION </w:t>
      </w:r>
    </w:p>
    <w:p w:rsidR="53D8DC88" w:rsidP="1B97B59D" w:rsidRDefault="53D8DC88" w14:paraId="56DE2735" w14:textId="4FF62688">
      <w:pPr>
        <w:pStyle w:val="ListParagraph"/>
        <w:numPr>
          <w:ilvl w:val="0"/>
          <w:numId w:val="11"/>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 button just says "submit" but doesn't explain what it's doing </w:t>
      </w:r>
    </w:p>
    <w:p w:rsidR="53D8DC88" w:rsidP="1B97B59D" w:rsidRDefault="53D8DC88" w14:paraId="36F7BF26" w14:textId="005A47DD">
      <w:pPr>
        <w:pStyle w:val="ListParagraph"/>
        <w:numPr>
          <w:ilvl w:val="0"/>
          <w:numId w:val="11"/>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people using screen readers don't know what happens when they click it </w:t>
      </w:r>
    </w:p>
    <w:p w:rsidR="53D8DC88" w:rsidP="1B97B59D" w:rsidRDefault="53D8DC88" w14:paraId="45794D73" w14:textId="70B03B83">
      <w:pPr>
        <w:pStyle w:val="ListParagraph"/>
        <w:numPr>
          <w:ilvl w:val="0"/>
          <w:numId w:val="11"/>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make it say something like "submit your help desk ticket" </w:t>
      </w:r>
    </w:p>
    <w:p w:rsidR="53D8DC88" w:rsidP="1B97B59D" w:rsidRDefault="53D8DC88" w14:paraId="6BF31E86" w14:textId="4CBE73A2">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74C6527D" w14:textId="3E3CE178">
      <w:pPr>
        <w:spacing w:after="0"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75C06519" w14:textId="61808454">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IE"/>
        </w:rPr>
        <w:t xml:space="preserve">SETTINGS PAGE </w:t>
      </w:r>
    </w:p>
    <w:p w:rsidR="53D8DC88" w:rsidP="1B97B59D" w:rsidRDefault="53D8DC88" w14:paraId="38CCEB00" w14:textId="268FCAEB">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CHECKBOXES HAVE NO LABELS </w:t>
      </w:r>
    </w:p>
    <w:p w:rsidR="53D8DC88" w:rsidP="1B97B59D" w:rsidRDefault="53D8DC88" w14:paraId="744EE967" w14:textId="5020213C">
      <w:pPr>
        <w:pStyle w:val="ListParagraph"/>
        <w:numPr>
          <w:ilvl w:val="0"/>
          <w:numId w:val="12"/>
        </w:numPr>
        <w:spacing w:after="1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the checkboxes (Large text, High Contrast Mode, Reduced Motion, Event Reminders, </w:t>
      </w:r>
    </w:p>
    <w:p w:rsidR="53D8DC88" w:rsidP="1B97B59D" w:rsidRDefault="53D8DC88" w14:paraId="764C9537" w14:textId="045AEB72">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Society Alerts, Helpdesk Updates) have no labels or aria-labels </w:t>
      </w:r>
    </w:p>
    <w:p w:rsidR="53D8DC88" w:rsidP="1B97B59D" w:rsidRDefault="53D8DC88" w14:paraId="4611B16A" w14:textId="6D9331A8">
      <w:pPr>
        <w:pStyle w:val="ListParagraph"/>
        <w:numPr>
          <w:ilvl w:val="0"/>
          <w:numId w:val="12"/>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screen reader users can't tell what each checkbox does </w:t>
      </w:r>
    </w:p>
    <w:p w:rsidR="53D8DC88" w:rsidP="1B97B59D" w:rsidRDefault="53D8DC88" w14:paraId="75D21BE6" w14:textId="6CFC69E4">
      <w:pPr>
        <w:pStyle w:val="ListParagraph"/>
        <w:numPr>
          <w:ilvl w:val="0"/>
          <w:numId w:val="12"/>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 &lt;label&gt; element for each checkbox or add aria-label="Toggle Large text" to each one </w:t>
      </w:r>
    </w:p>
    <w:p w:rsidR="53D8DC88" w:rsidP="1B97B59D" w:rsidRDefault="53D8DC88" w14:paraId="580D855D" w14:textId="6F24E658">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43D16240" w14:textId="6FD9C687">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2. BUTTONS LACK DESCRIPTIONS </w:t>
      </w:r>
    </w:p>
    <w:p w:rsidR="53D8DC88" w:rsidP="1B97B59D" w:rsidRDefault="53D8DC88" w14:paraId="3619992C" w14:textId="54393DCF">
      <w:pPr>
        <w:pStyle w:val="ListParagraph"/>
        <w:numPr>
          <w:ilvl w:val="0"/>
          <w:numId w:val="13"/>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buttons like "Sign Out", "Accessibility Help", "Notification Help", "Save Settings", "Restore Defaults" have no aria-labels </w:t>
      </w:r>
    </w:p>
    <w:p w:rsidR="53D8DC88" w:rsidP="1B97B59D" w:rsidRDefault="53D8DC88" w14:paraId="7691A5A1" w14:textId="398BB7C8">
      <w:pPr>
        <w:pStyle w:val="ListParagraph"/>
        <w:numPr>
          <w:ilvl w:val="0"/>
          <w:numId w:val="13"/>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screen readers just read the text but don't explain what they do </w:t>
      </w:r>
    </w:p>
    <w:p w:rsidR="53D8DC88" w:rsidP="1B97B59D" w:rsidRDefault="53D8DC88" w14:paraId="0422AF54" w14:textId="728048CB">
      <w:pPr>
        <w:pStyle w:val="ListParagraph"/>
        <w:numPr>
          <w:ilvl w:val="0"/>
          <w:numId w:val="13"/>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aria-labels to buttons that need more context, like "Save your preferences" for the Save Settings button </w:t>
      </w:r>
    </w:p>
    <w:p w:rsidR="1B97B59D" w:rsidP="1B97B59D" w:rsidRDefault="1B97B59D" w14:paraId="3E2FD2F4" w14:textId="02816718">
      <w:pPr>
        <w:spacing w:after="172" w:line="271" w:lineRule="auto"/>
        <w:ind w:left="10" w:hanging="10"/>
        <w:rPr>
          <w:rFonts w:ascii="Calibri" w:hAnsi="Calibri" w:eastAsia="Calibri" w:cs="Calibri"/>
          <w:b w:val="0"/>
          <w:bCs w:val="0"/>
          <w:i w:val="0"/>
          <w:iCs w:val="0"/>
          <w:caps w:val="0"/>
          <w:smallCaps w:val="0"/>
          <w:noProof w:val="0"/>
          <w:color w:val="000000" w:themeColor="text1" w:themeTint="FF" w:themeShade="FF"/>
          <w:sz w:val="28"/>
          <w:szCs w:val="28"/>
          <w:lang w:val="en-GB"/>
        </w:rPr>
      </w:pPr>
    </w:p>
    <w:p w:rsidR="53D8DC88" w:rsidP="1B97B59D" w:rsidRDefault="53D8DC88" w14:paraId="31DE5159" w14:textId="0E291673">
      <w:pPr>
        <w:spacing w:after="172" w:line="271" w:lineRule="auto"/>
        <w:ind w:left="10"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3. SETTINGS SAVE WITHOUT CONFIRMATION</w:t>
      </w:r>
    </w:p>
    <w:p w:rsidR="53D8DC88" w:rsidP="1B97B59D" w:rsidRDefault="53D8DC88" w14:paraId="5CF88310" w14:textId="1A60042C">
      <w:pPr>
        <w:spacing w:after="172" w:line="271" w:lineRule="auto"/>
        <w:ind w:left="10"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 when a user enables a setting (e.g. Large Text or High Contrast Mode) and clicks "Home", the change is automatically saved without clicking "Save Settings" </w:t>
      </w:r>
    </w:p>
    <w:p w:rsidR="53D8DC88" w:rsidP="1B97B59D" w:rsidRDefault="53D8DC88" w14:paraId="21DB3AA6" w14:textId="0DB8E2B8">
      <w:pPr>
        <w:spacing w:after="172" w:line="271" w:lineRule="auto"/>
        <w:ind w:left="10"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 users may not realise their changes were saved or may expect them to only apply after  pressing "Save Settings" </w:t>
      </w:r>
    </w:p>
    <w:p w:rsidR="53D8DC88" w:rsidP="1B97B59D" w:rsidRDefault="53D8DC88" w14:paraId="694584CF" w14:textId="4B7A69A7">
      <w:pPr>
        <w:spacing w:after="172" w:line="271" w:lineRule="auto"/>
        <w:ind w:left="10"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this creates confusion and reduces user control over their preferences </w:t>
      </w:r>
    </w:p>
    <w:p w:rsidR="53D8DC88" w:rsidP="1B97B59D" w:rsidRDefault="53D8DC88" w14:paraId="00B619C9" w14:textId="4FC2F150">
      <w:pPr>
        <w:spacing w:after="299"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6B94466B" w14:textId="6E3B65DF">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IE"/>
        </w:rPr>
        <w:t xml:space="preserve">TIMETABLE PAGE </w:t>
      </w:r>
    </w:p>
    <w:p w:rsidR="53D8DC88" w:rsidP="1B97B59D" w:rsidRDefault="53D8DC88" w14:paraId="2ED81048" w14:textId="57C61363">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DAY SELECTION BUTTONS NEED LABELS  </w:t>
      </w:r>
    </w:p>
    <w:p w:rsidR="53D8DC88" w:rsidP="1B97B59D" w:rsidRDefault="53D8DC88" w14:paraId="590DF8C9" w14:textId="59A22C68">
      <w:pPr>
        <w:pStyle w:val="ListParagraph"/>
        <w:numPr>
          <w:ilvl w:val="0"/>
          <w:numId w:val="14"/>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 Monday, Tuesday, Wednesday, Thursday, Friday buttons have role="tab" and ariaselected states  </w:t>
      </w:r>
    </w:p>
    <w:p w:rsidR="53D8DC88" w:rsidP="1B97B59D" w:rsidRDefault="53D8DC88" w14:paraId="49F6508C" w14:textId="09EC0558">
      <w:pPr>
        <w:pStyle w:val="ListParagraph"/>
        <w:numPr>
          <w:ilvl w:val="0"/>
          <w:numId w:val="14"/>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but they don't have aria-labels explaining what they do  </w:t>
      </w:r>
    </w:p>
    <w:p w:rsidR="53D8DC88" w:rsidP="1B97B59D" w:rsidRDefault="53D8DC88" w14:paraId="6C4D29AA" w14:textId="6E427C0B">
      <w:pPr>
        <w:pStyle w:val="ListParagraph"/>
        <w:numPr>
          <w:ilvl w:val="0"/>
          <w:numId w:val="14"/>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people using screen readers just hear "tab Monday" without context  </w:t>
      </w:r>
    </w:p>
    <w:p w:rsidR="53D8DC88" w:rsidP="1B97B59D" w:rsidRDefault="53D8DC88" w14:paraId="4A4E5161" w14:textId="36F66C90">
      <w:pPr>
        <w:pStyle w:val="ListParagraph"/>
        <w:numPr>
          <w:ilvl w:val="0"/>
          <w:numId w:val="14"/>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fix: add aria-label="View Monday's schedule" to each day button</w:t>
      </w:r>
    </w:p>
    <w:p w:rsidR="53D8DC88" w:rsidP="1B97B59D" w:rsidRDefault="53D8DC88" w14:paraId="255C66B1" w14:textId="41CBB1FF">
      <w:pPr>
        <w:spacing w:after="195"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
        </w:rPr>
        <w:t xml:space="preserve"> </w:t>
      </w:r>
    </w:p>
    <w:p w:rsidR="53D8DC88" w:rsidP="1B97B59D" w:rsidRDefault="53D8DC88" w14:paraId="5D122823" w14:textId="6B5CD48D">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IE"/>
        </w:rPr>
        <w:t xml:space="preserve">SOCIETIES PAGE  </w:t>
      </w:r>
    </w:p>
    <w:p w:rsidR="53D8DC88" w:rsidP="1B97B59D" w:rsidRDefault="53D8DC88" w14:paraId="43BE86A9" w14:textId="24F74B8A">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"VIEW DETAILS" BUTTONS ARE NOT DESCRIPTIVE  </w:t>
      </w:r>
    </w:p>
    <w:p w:rsidR="53D8DC88" w:rsidP="1B97B59D" w:rsidRDefault="53D8DC88" w14:paraId="40E948A4" w14:textId="15FB35E9">
      <w:pPr>
        <w:pStyle w:val="ListParagraph"/>
        <w:numPr>
          <w:ilvl w:val="0"/>
          <w:numId w:val="15"/>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there are multiple "View Details" buttons for each society (Business Network Society, Campus Gamers Guild, etc.)  </w:t>
      </w:r>
    </w:p>
    <w:p w:rsidR="53D8DC88" w:rsidP="1B97B59D" w:rsidRDefault="53D8DC88" w14:paraId="7FC89E5F" w14:textId="4C686541">
      <w:pPr>
        <w:pStyle w:val="ListParagraph"/>
        <w:numPr>
          <w:ilvl w:val="0"/>
          <w:numId w:val="15"/>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but the buttons don't say which society they're for  </w:t>
      </w:r>
    </w:p>
    <w:p w:rsidR="53D8DC88" w:rsidP="1B97B59D" w:rsidRDefault="53D8DC88" w14:paraId="3F4AAADC" w14:textId="792DC4AF">
      <w:pPr>
        <w:pStyle w:val="ListParagraph"/>
        <w:numPr>
          <w:ilvl w:val="0"/>
          <w:numId w:val="15"/>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a screen reader user just hears "button: View Details" with no context about which society </w:t>
      </w:r>
    </w:p>
    <w:p w:rsidR="53D8DC88" w:rsidP="1B97B59D" w:rsidRDefault="53D8DC88" w14:paraId="472CCBC5" w14:textId="2907D3C5">
      <w:pPr>
        <w:pStyle w:val="ListParagraph"/>
        <w:numPr>
          <w:ilvl w:val="0"/>
          <w:numId w:val="15"/>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fix: change button text to "View details for Business Network Society" or add arialabel="View details for Business Network Society" </w:t>
      </w:r>
    </w:p>
    <w:p w:rsidR="53D8DC88" w:rsidP="1B97B59D" w:rsidRDefault="53D8DC88" w14:paraId="7E9F5BE4" w14:textId="7F0EF61C">
      <w:pPr>
        <w:spacing w:after="299"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700B2C77" w14:textId="65637B56">
      <w:pPr>
        <w:pStyle w:val="Heading1"/>
        <w:keepNext w:val="1"/>
        <w:keepLines w:val="1"/>
        <w:spacing w:after="81" w:line="259" w:lineRule="auto"/>
        <w:ind w:left="-5" w:hanging="10"/>
        <w:rPr>
          <w:rFonts w:ascii="Calibri" w:hAnsi="Calibri" w:eastAsia="Calibri" w:cs="Calibri"/>
          <w:b w:val="0"/>
          <w:bCs w:val="0"/>
          <w:i w:val="0"/>
          <w:iCs w:val="0"/>
          <w:caps w:val="0"/>
          <w:smallCaps w:val="0"/>
          <w:noProof w:val="0"/>
          <w:color w:val="000000" w:themeColor="text1" w:themeTint="FF" w:themeShade="FF"/>
          <w:sz w:val="40"/>
          <w:szCs w:val="40"/>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40"/>
          <w:szCs w:val="40"/>
          <w:lang w:val="en-IE"/>
        </w:rPr>
        <w:t xml:space="preserve">CAMPUS MAP PAGE </w:t>
      </w:r>
    </w:p>
    <w:p w:rsidR="53D8DC88" w:rsidP="1B97B59D" w:rsidRDefault="53D8DC88" w14:paraId="4FB1EBD5" w14:textId="517A5D2F">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1. SEARCH INPUT HAS NO LABEL </w:t>
      </w:r>
    </w:p>
    <w:p w:rsidR="53D8DC88" w:rsidP="1B97B59D" w:rsidRDefault="53D8DC88" w14:paraId="26255284" w14:textId="4938F3AF">
      <w:pPr>
        <w:pStyle w:val="ListParagraph"/>
        <w:numPr>
          <w:ilvl w:val="0"/>
          <w:numId w:val="16"/>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the search input only has placeholder text but no actual label </w:t>
      </w:r>
    </w:p>
    <w:p w:rsidR="53D8DC88" w:rsidP="1B97B59D" w:rsidRDefault="53D8DC88" w14:paraId="39F45D6F" w14:textId="5B9EDE4F">
      <w:pPr>
        <w:pStyle w:val="ListParagraph"/>
        <w:numPr>
          <w:ilvl w:val="0"/>
          <w:numId w:val="16"/>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screen reader users don't know what the search field is for </w:t>
      </w:r>
    </w:p>
    <w:p w:rsidR="53D8DC88" w:rsidP="1B97B59D" w:rsidRDefault="53D8DC88" w14:paraId="3E980D24" w14:textId="0A137509">
      <w:pPr>
        <w:pStyle w:val="ListParagraph"/>
        <w:numPr>
          <w:ilvl w:val="0"/>
          <w:numId w:val="16"/>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 &lt;label&gt; element for the search input or add aria-label="Search campus map by building, service, or category" </w:t>
      </w:r>
    </w:p>
    <w:p w:rsidR="53D8DC88" w:rsidP="1B97B59D" w:rsidRDefault="53D8DC88" w14:paraId="18D2BEC5" w14:textId="4FB50D97">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0728CDC9" w14:textId="2200C430">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2. CATEGORY FILTER BUTTONS HAVE NO STATES </w:t>
      </w:r>
    </w:p>
    <w:p w:rsidR="53D8DC88" w:rsidP="1B97B59D" w:rsidRDefault="53D8DC88" w14:paraId="1C679037" w14:textId="59CBD450">
      <w:pPr>
        <w:pStyle w:val="ListParagraph"/>
        <w:numPr>
          <w:ilvl w:val="0"/>
          <w:numId w:val="17"/>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the buttons (All, Academic, Food, Study, Support, Recreation, Accessibility) don't have ariapressed or aria-selected states </w:t>
      </w:r>
    </w:p>
    <w:p w:rsidR="53D8DC88" w:rsidP="1B97B59D" w:rsidRDefault="53D8DC88" w14:paraId="4EF7562C" w14:textId="5E2C4698">
      <w:pPr>
        <w:pStyle w:val="ListParagraph"/>
        <w:numPr>
          <w:ilvl w:val="0"/>
          <w:numId w:val="17"/>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screen readers can't tell which category is currently selected </w:t>
      </w:r>
    </w:p>
    <w:p w:rsidR="53D8DC88" w:rsidP="1B97B59D" w:rsidRDefault="53D8DC88" w14:paraId="4C50B521" w14:textId="295A51D3">
      <w:pPr>
        <w:pStyle w:val="ListParagraph"/>
        <w:numPr>
          <w:ilvl w:val="0"/>
          <w:numId w:val="17"/>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fix: add aria-pressed="true/false" to each button or aria-selected="true/false" </w:t>
      </w:r>
    </w:p>
    <w:p w:rsidR="53D8DC88" w:rsidP="1B97B59D" w:rsidRDefault="53D8DC88" w14:paraId="79E390EE" w14:textId="46F7D10F">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572E0A00" w14:textId="5BA55B1D">
      <w:pPr>
        <w:spacing w:after="172" w:line="271" w:lineRule="auto"/>
        <w:ind w:left="-5" w:hanging="1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3. MAP ITSELF IS NOT ACCESSIBLE </w:t>
      </w:r>
    </w:p>
    <w:p w:rsidR="53D8DC88" w:rsidP="1B97B59D" w:rsidRDefault="53D8DC88" w14:paraId="1CB1EF5D" w14:textId="1EFAC11A">
      <w:pPr>
        <w:pStyle w:val="ListParagraph"/>
        <w:numPr>
          <w:ilvl w:val="0"/>
          <w:numId w:val="1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the map (the visual with circles A, B, C marking locations) has no description for screen reader users </w:t>
      </w:r>
    </w:p>
    <w:p w:rsidR="53D8DC88" w:rsidP="1B97B59D" w:rsidRDefault="53D8DC88" w14:paraId="15CC742E" w14:textId="65C4D031">
      <w:pPr>
        <w:pStyle w:val="ListParagraph"/>
        <w:numPr>
          <w:ilvl w:val="0"/>
          <w:numId w:val="1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people using screen readers can't understand what the map shows or how to interact with it </w:t>
      </w:r>
    </w:p>
    <w:p w:rsidR="53D8DC88" w:rsidP="1B97B59D" w:rsidRDefault="53D8DC88" w14:paraId="6A07F2DE" w14:textId="49051F6B">
      <w:pPr>
        <w:pStyle w:val="ListParagraph"/>
        <w:numPr>
          <w:ilvl w:val="0"/>
          <w:numId w:val="1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US"/>
        </w:rPr>
        <w:t xml:space="preserve">fix: add role="img" and aria-label="Campus map showing building locations. Use the category filters or search to find locations." to the map container </w:t>
      </w:r>
    </w:p>
    <w:p w:rsidR="53D8DC88" w:rsidP="1B97B59D" w:rsidRDefault="53D8DC88" w14:paraId="6EE5D1B2" w14:textId="39D88894">
      <w:pPr>
        <w:pStyle w:val="ListParagraph"/>
        <w:numPr>
          <w:ilvl w:val="0"/>
          <w:numId w:val="18"/>
        </w:numPr>
        <w:spacing w:after="172" w:line="271" w:lineRule="auto"/>
        <w:ind w:hanging="13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or provide a text-based list of locations as an alternative </w:t>
      </w:r>
    </w:p>
    <w:p w:rsidR="53D8DC88" w:rsidP="1B97B59D" w:rsidRDefault="53D8DC88" w14:paraId="537C2324" w14:textId="4516CCEA">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39A74655" w14:textId="50A65F82">
      <w:pPr>
        <w:spacing w:after="189"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53D8DC88" w:rsidP="1B97B59D" w:rsidRDefault="53D8DC88" w14:paraId="08E961DA" w14:textId="28DBAB44">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8"/>
          <w:szCs w:val="28"/>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8"/>
          <w:szCs w:val="28"/>
          <w:lang w:val="en"/>
        </w:rPr>
        <w:t xml:space="preserve"> </w:t>
      </w:r>
    </w:p>
    <w:p w:rsidR="1B97B59D" w:rsidP="1B97B59D" w:rsidRDefault="1B97B59D" w14:paraId="5974CA81" w14:textId="1032C57F">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
        </w:rPr>
      </w:pPr>
    </w:p>
    <w:p w:rsidR="53D8DC88" w:rsidP="1B97B59D" w:rsidRDefault="53D8DC88" w14:paraId="4ECD032E" w14:textId="4A9AE1F3">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Before:</w:t>
      </w:r>
    </w:p>
    <w:p w:rsidR="53D8DC88" w:rsidP="1B97B59D" w:rsidRDefault="53D8DC88" w14:paraId="50B396E6" w14:textId="5A7B2413">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r w:rsidR="53D8DC88">
        <w:drawing>
          <wp:inline wp14:editId="132157D4" wp14:anchorId="13A35AF9">
            <wp:extent cx="4076700" cy="2171700"/>
            <wp:effectExtent l="0" t="0" r="0" b="0"/>
            <wp:docPr id="875226176"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226176" name="Picture 875226176"/>
                    <pic:cNvPicPr/>
                  </pic:nvPicPr>
                  <pic:blipFill>
                    <a:blip xmlns:r="http://schemas.openxmlformats.org/officeDocument/2006/relationships" r:embed="rId359679558">
                      <a:extLst>
                        <a:ext uri="{28A0092B-C50C-407E-A947-70E740481C1C}">
                          <a14:useLocalDpi xmlns:a14="http://schemas.microsoft.com/office/drawing/2010/main"/>
                        </a:ext>
                      </a:extLst>
                    </a:blip>
                    <a:stretch>
                      <a:fillRect/>
                    </a:stretch>
                  </pic:blipFill>
                  <pic:spPr>
                    <a:xfrm>
                      <a:off x="0" y="0"/>
                      <a:ext cx="4076700" cy="2171700"/>
                    </a:xfrm>
                    <a:prstGeom prst="rect">
                      <a:avLst/>
                    </a:prstGeom>
                  </pic:spPr>
                </pic:pic>
              </a:graphicData>
            </a:graphic>
          </wp:inline>
        </w:drawing>
      </w:r>
    </w:p>
    <w:p w:rsidR="53D8DC88" w:rsidP="1B97B59D" w:rsidRDefault="53D8DC88" w14:paraId="4EEBB2BA" w14:textId="1B3EC49C">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After:</w:t>
      </w:r>
    </w:p>
    <w:p w:rsidR="53D8DC88" w:rsidP="1B97B59D" w:rsidRDefault="53D8DC88" w14:paraId="7FA7BDEB" w14:textId="07B7AD6F">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r w:rsidR="53D8DC88">
        <w:drawing>
          <wp:inline wp14:editId="72FF73C5" wp14:anchorId="41306C38">
            <wp:extent cx="4286250" cy="2181225"/>
            <wp:effectExtent l="0" t="0" r="0" b="0"/>
            <wp:docPr id="899232659" name="drawing" title="A screen 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9232659" name="Picture 899232659"/>
                    <pic:cNvPicPr/>
                  </pic:nvPicPr>
                  <pic:blipFill>
                    <a:blip xmlns:r="http://schemas.openxmlformats.org/officeDocument/2006/relationships" r:embed="rId883782231">
                      <a:extLst>
                        <a:ext uri="{28A0092B-C50C-407E-A947-70E740481C1C}">
                          <a14:useLocalDpi xmlns:a14="http://schemas.microsoft.com/office/drawing/2010/main"/>
                        </a:ext>
                      </a:extLst>
                    </a:blip>
                    <a:stretch>
                      <a:fillRect/>
                    </a:stretch>
                  </pic:blipFill>
                  <pic:spPr>
                    <a:xfrm>
                      <a:off x="0" y="0"/>
                      <a:ext cx="4286250" cy="2181225"/>
                    </a:xfrm>
                    <a:prstGeom prst="rect">
                      <a:avLst/>
                    </a:prstGeom>
                  </pic:spPr>
                </pic:pic>
              </a:graphicData>
            </a:graphic>
          </wp:inline>
        </w:drawing>
      </w:r>
    </w:p>
    <w:p w:rsidR="53D8DC88" w:rsidP="1B97B59D" w:rsidRDefault="53D8DC88" w14:paraId="650B3A21" w14:textId="746F6392">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53D8DC88" w:rsidP="1B97B59D" w:rsidRDefault="53D8DC88" w14:paraId="049F5892" w14:textId="646510B6">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53D8DC88" w:rsidP="1B97B59D" w:rsidRDefault="53D8DC88" w14:paraId="3EA80192" w14:textId="2B71D629">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53D8DC88" w:rsidP="1B97B59D" w:rsidRDefault="53D8DC88" w14:paraId="4165A1AE" w14:textId="2A681509">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r w:rsidRPr="1B97B59D" w:rsidR="53D8DC88">
        <w:rPr>
          <w:noProof w:val="0"/>
          <w:lang w:val="en"/>
        </w:rPr>
        <w:t>SUPABASE DATABASE</w:t>
      </w:r>
    </w:p>
    <w:p w:rsidR="53D8DC88" w:rsidP="1B97B59D" w:rsidRDefault="53D8DC88" w14:paraId="19EAA56D" w14:textId="596DDC6C">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53D8DC88">
        <w:drawing>
          <wp:inline wp14:editId="2D058063" wp14:anchorId="354EBFD6">
            <wp:extent cx="3943350" cy="2200275"/>
            <wp:effectExtent l="0" t="0" r="0" b="0"/>
            <wp:docPr id="1305724838"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724838" name="Picture 1305724838"/>
                    <pic:cNvPicPr/>
                  </pic:nvPicPr>
                  <pic:blipFill>
                    <a:blip xmlns:r="http://schemas.openxmlformats.org/officeDocument/2006/relationships" r:embed="rId1337592241">
                      <a:extLst>
                        <a:ext uri="{28A0092B-C50C-407E-A947-70E740481C1C}">
                          <a14:useLocalDpi xmlns:a14="http://schemas.microsoft.com/office/drawing/2010/main"/>
                        </a:ext>
                      </a:extLst>
                    </a:blip>
                    <a:stretch>
                      <a:fillRect/>
                    </a:stretch>
                  </pic:blipFill>
                  <pic:spPr>
                    <a:xfrm>
                      <a:off x="0" y="0"/>
                      <a:ext cx="3943350" cy="2200275"/>
                    </a:xfrm>
                    <a:prstGeom prst="rect">
                      <a:avLst/>
                    </a:prstGeom>
                  </pic:spPr>
                </pic:pic>
              </a:graphicData>
            </a:graphic>
          </wp:inline>
        </w:drawing>
      </w: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r w:rsidR="53D8DC88">
        <w:drawing>
          <wp:inline wp14:editId="01D32209" wp14:anchorId="54B1066A">
            <wp:extent cx="4038600" cy="5581650"/>
            <wp:effectExtent l="0" t="0" r="0" b="0"/>
            <wp:docPr id="1603539641"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539641" name="Picture 1603539641"/>
                    <pic:cNvPicPr/>
                  </pic:nvPicPr>
                  <pic:blipFill>
                    <a:blip xmlns:r="http://schemas.openxmlformats.org/officeDocument/2006/relationships" r:embed="rId432248683">
                      <a:extLst>
                        <a:ext uri="{28A0092B-C50C-407E-A947-70E740481C1C}">
                          <a14:useLocalDpi xmlns:a14="http://schemas.microsoft.com/office/drawing/2010/main"/>
                        </a:ext>
                      </a:extLst>
                    </a:blip>
                    <a:stretch>
                      <a:fillRect/>
                    </a:stretch>
                  </pic:blipFill>
                  <pic:spPr>
                    <a:xfrm>
                      <a:off x="0" y="0"/>
                      <a:ext cx="4038600" cy="5581650"/>
                    </a:xfrm>
                    <a:prstGeom prst="rect">
                      <a:avLst/>
                    </a:prstGeom>
                  </pic:spPr>
                </pic:pic>
              </a:graphicData>
            </a:graphic>
          </wp:inline>
        </w:drawing>
      </w:r>
    </w:p>
    <w:p w:rsidR="1B97B59D" w:rsidP="1B97B59D" w:rsidRDefault="1B97B59D" w14:paraId="65CEBC5E" w14:textId="7FCE7D95">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
        </w:rPr>
      </w:pPr>
    </w:p>
    <w:p w:rsidR="53D8DC88" w:rsidP="1B97B59D" w:rsidRDefault="53D8DC88" w14:paraId="445C6E79" w14:textId="338E15FE">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User tester 1:</w:t>
      </w:r>
    </w:p>
    <w:p w:rsidR="53D8DC88" w:rsidP="1B97B59D" w:rsidRDefault="53D8DC88" w14:paraId="2B17E4FA" w14:textId="1524DAB6">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r w:rsidR="53D8DC88">
        <w:drawing>
          <wp:inline wp14:editId="07B29D85" wp14:anchorId="343234A0">
            <wp:extent cx="3448050" cy="3800475"/>
            <wp:effectExtent l="0" t="0" r="0" b="0"/>
            <wp:docPr id="1578007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007007" name="Picture 1578007007"/>
                    <pic:cNvPicPr/>
                  </pic:nvPicPr>
                  <pic:blipFill>
                    <a:blip xmlns:r="http://schemas.openxmlformats.org/officeDocument/2006/relationships" r:embed="rId116852647">
                      <a:extLst>
                        <a:ext uri="{28A0092B-C50C-407E-A947-70E740481C1C}">
                          <a14:useLocalDpi xmlns:a14="http://schemas.microsoft.com/office/drawing/2010/main"/>
                        </a:ext>
                      </a:extLst>
                    </a:blip>
                    <a:stretch>
                      <a:fillRect/>
                    </a:stretch>
                  </pic:blipFill>
                  <pic:spPr>
                    <a:xfrm>
                      <a:off x="0" y="0"/>
                      <a:ext cx="3448050" cy="3800475"/>
                    </a:xfrm>
                    <a:prstGeom prst="rect">
                      <a:avLst/>
                    </a:prstGeom>
                  </pic:spPr>
                </pic:pic>
              </a:graphicData>
            </a:graphic>
          </wp:inline>
        </w:drawing>
      </w:r>
    </w:p>
    <w:p w:rsidR="53D8DC88" w:rsidP="1B97B59D" w:rsidRDefault="53D8DC88" w14:paraId="5E918550" w14:textId="5BC280E2">
      <w:pPr>
        <w:spacing w:before="240" w:beforeAutospacing="off" w:after="240" w:afterAutospacing="off" w:line="271" w:lineRule="auto"/>
        <w:ind w:left="10" w:hanging="1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US"/>
        </w:rPr>
        <w:t>User tester 2:</w:t>
      </w:r>
      <w:r>
        <w:br/>
      </w: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US"/>
        </w:rPr>
        <w:t>Name: Evan</w:t>
      </w:r>
    </w:p>
    <w:p w:rsidR="53D8DC88" w:rsidP="1B97B59D" w:rsidRDefault="53D8DC88" w14:paraId="4348B979" w14:textId="3B1127FF">
      <w:pPr>
        <w:spacing w:before="240" w:beforeAutospacing="off" w:after="240" w:afterAutospacing="off" w:line="271" w:lineRule="auto"/>
        <w:ind w:left="10" w:hanging="10"/>
        <w:rPr>
          <w:rFonts w:ascii="Calibri" w:hAnsi="Calibri" w:eastAsia="Calibri" w:cs="Calibri"/>
          <w:b w:val="0"/>
          <w:bCs w:val="0"/>
          <w:i w:val="0"/>
          <w:iCs w:val="0"/>
          <w:caps w:val="0"/>
          <w:smallCaps w:val="0"/>
          <w:noProof w:val="0"/>
          <w:color w:val="000000" w:themeColor="text1" w:themeTint="FF" w:themeShade="FF"/>
          <w:sz w:val="24"/>
          <w:szCs w:val="24"/>
          <w:lang w:val="en-GB"/>
        </w:rPr>
      </w:pPr>
      <w:r>
        <w:br/>
      </w: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US"/>
        </w:rPr>
        <w:t>I tested finding an event using the Events page by browsing and using the available options. The feature worked well overall, and I was able to find an event without any major issues.</w:t>
      </w:r>
    </w:p>
    <w:p w:rsidR="1B97B59D" w:rsidP="1B97B59D" w:rsidRDefault="1B97B59D" w14:paraId="195B24BD" w14:textId="2FBB27B8">
      <w:pPr>
        <w:spacing w:before="240" w:beforeAutospacing="off" w:after="240" w:afterAutospacing="off" w:line="271" w:lineRule="auto"/>
        <w:ind w:left="10" w:hanging="10"/>
        <w:rPr>
          <w:rFonts w:ascii="Calibri" w:hAnsi="Calibri" w:eastAsia="Calibri" w:cs="Calibri"/>
          <w:b w:val="0"/>
          <w:bCs w:val="0"/>
          <w:i w:val="0"/>
          <w:iCs w:val="0"/>
          <w:caps w:val="0"/>
          <w:smallCaps w:val="0"/>
          <w:noProof w:val="0"/>
          <w:color w:val="000000" w:themeColor="text1" w:themeTint="FF" w:themeShade="FF"/>
          <w:sz w:val="24"/>
          <w:szCs w:val="24"/>
          <w:lang w:val="en-GB"/>
        </w:rPr>
      </w:pPr>
    </w:p>
    <w:p w:rsidR="53D8DC88" w:rsidP="1B97B59D" w:rsidRDefault="53D8DC88" w14:paraId="26212F62" w14:textId="2492A950">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User tester 3:</w:t>
      </w:r>
    </w:p>
    <w:p w:rsidR="53D8DC88" w:rsidP="1B97B59D" w:rsidRDefault="53D8DC88" w14:paraId="7779239B" w14:textId="05396C9D">
      <w:pPr>
        <w:spacing w:before="0" w:beforeAutospacing="off" w:after="184" w:afterAutospacing="off" w:line="259" w:lineRule="auto"/>
        <w:ind w:left="0" w:right="0" w:hanging="1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US"/>
        </w:rPr>
        <w:t>Name: Elliot</w:t>
      </w:r>
    </w:p>
    <w:p w:rsidR="53D8DC88" w:rsidP="1B97B59D" w:rsidRDefault="53D8DC88" w14:paraId="76970B42" w14:textId="279FAE35">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US"/>
        </w:rPr>
        <w:t>I tested finding a location using the campus map by using the search bar and category filters. I was able to navigate the map and locate the building successfully, and the feature worked well overall. The layout was clear and I did not experience any major issues while completing the task.</w:t>
      </w:r>
    </w:p>
    <w:p w:rsidR="1B97B59D" w:rsidP="1B97B59D" w:rsidRDefault="1B97B59D" w14:paraId="7FB40642" w14:textId="269604F2">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US"/>
        </w:rPr>
      </w:pPr>
    </w:p>
    <w:p w:rsidR="1B97B59D" w:rsidP="1B97B59D" w:rsidRDefault="1B97B59D" w14:paraId="11CE721D" w14:textId="06DEA0A9">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US"/>
        </w:rPr>
      </w:pPr>
    </w:p>
    <w:p w:rsidR="1B97B59D" w:rsidP="1B97B59D" w:rsidRDefault="1B97B59D" w14:paraId="0FDFAE20" w14:textId="5C48D518">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US"/>
        </w:rPr>
      </w:pPr>
    </w:p>
    <w:p w:rsidR="1B97B59D" w:rsidP="1B97B59D" w:rsidRDefault="1B97B59D" w14:paraId="3E85B670" w14:textId="7FE82229">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US"/>
        </w:rPr>
      </w:pPr>
    </w:p>
    <w:p w:rsidR="1B97B59D" w:rsidP="1B97B59D" w:rsidRDefault="1B97B59D" w14:paraId="74BCEB9E" w14:textId="24AC5085">
      <w:pPr>
        <w:pStyle w:val="Normal"/>
        <w:shd w:val="clear" w:color="auto" w:fill="FFFFFF" w:themeFill="background1"/>
        <w:spacing w:after="0"/>
        <w:jc w:val="both"/>
        <w:rPr>
          <w:sz w:val="40"/>
          <w:szCs w:val="40"/>
        </w:rPr>
      </w:pPr>
    </w:p>
    <w:p w:rsidR="2473F001" w:rsidP="1B97B59D" w:rsidRDefault="2473F001" w14:paraId="48DB7957" w14:textId="21BA0EBD">
      <w:pPr>
        <w:pStyle w:val="Normal"/>
        <w:shd w:val="clear" w:color="auto" w:fill="FFFFFF" w:themeFill="background1"/>
        <w:spacing w:after="0"/>
        <w:jc w:val="both"/>
        <w:rPr>
          <w:sz w:val="40"/>
          <w:szCs w:val="40"/>
        </w:rPr>
      </w:pPr>
      <w:r w:rsidRPr="1B97B59D" w:rsidR="2473F001">
        <w:rPr>
          <w:sz w:val="40"/>
          <w:szCs w:val="40"/>
        </w:rPr>
        <w:t>Netilfy Deployment Evidence</w:t>
      </w:r>
    </w:p>
    <w:p w:rsidR="1B97B59D" w:rsidP="1B97B59D" w:rsidRDefault="1B97B59D" w14:paraId="7D14671A" w14:textId="51DB5491">
      <w:pPr>
        <w:shd w:val="clear" w:color="auto" w:fill="FFFFFF" w:themeFill="background1"/>
        <w:spacing w:after="0"/>
        <w:jc w:val="both"/>
        <w:rPr>
          <w:sz w:val="40"/>
          <w:szCs w:val="40"/>
        </w:rPr>
      </w:pPr>
    </w:p>
    <w:p w:rsidR="1B97B59D" w:rsidP="1B97B59D" w:rsidRDefault="1B97B59D" w14:paraId="634A6BA3" w14:textId="17E820D6">
      <w:pPr>
        <w:shd w:val="clear" w:color="auto" w:fill="FFFFFF" w:themeFill="background1"/>
        <w:spacing w:after="0"/>
        <w:jc w:val="both"/>
        <w:rPr>
          <w:sz w:val="40"/>
          <w:szCs w:val="40"/>
        </w:rPr>
      </w:pPr>
    </w:p>
    <w:p w:rsidR="2473F001" w:rsidP="1B97B59D" w:rsidRDefault="2473F001" w14:paraId="08AD76ED" w14:textId="1E6339E3">
      <w:pPr>
        <w:shd w:val="clear" w:color="auto" w:fill="FFFFFF" w:themeFill="background1"/>
        <w:spacing w:after="0"/>
        <w:jc w:val="both"/>
      </w:pPr>
      <w:r w:rsidR="2473F001">
        <w:drawing>
          <wp:inline wp14:editId="6854BF5D" wp14:anchorId="5F0FC39F">
            <wp:extent cx="2786757" cy="3617367"/>
            <wp:effectExtent l="0" t="0" r="0" b="0"/>
            <wp:docPr id="910036270" name="drawing">
              <a:extLst>
                <a:ext uri="{FF2B5EF4-FFF2-40B4-BE49-F238E27FC236}">
                  <a16:creationId xmlns:a16="http://schemas.microsoft.com/office/drawing/2014/main" id="{403A943B-9860-4A89-9E4E-7E312A4CE94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511200" name="Picture 1010511200"/>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2786757" cy="3617367"/>
                    </a:xfrm>
                    <a:prstGeom prst="rect">
                      <a:avLst/>
                    </a:prstGeom>
                  </pic:spPr>
                </pic:pic>
              </a:graphicData>
            </a:graphic>
          </wp:inline>
        </w:drawing>
      </w:r>
      <w:r w:rsidR="2473F001">
        <w:drawing>
          <wp:inline wp14:editId="61B3C9F5" wp14:anchorId="00562EAC">
            <wp:extent cx="5724525" cy="1819275"/>
            <wp:effectExtent l="0" t="0" r="0" b="0"/>
            <wp:docPr id="1337213724" name="drawing">
              <a:extLst>
                <a:ext uri="{FF2B5EF4-FFF2-40B4-BE49-F238E27FC236}">
                  <a16:creationId xmlns:a16="http://schemas.microsoft.com/office/drawing/2014/main" id="{B10E6FC7-D45F-4F40-98CD-C160CF41E3C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779264" name="Picture 1300779264"/>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1B97B59D" w:rsidP="1B97B59D" w:rsidRDefault="1B97B59D" w14:paraId="528625BA" w14:textId="7C4FDB77">
      <w:pPr>
        <w:shd w:val="clear" w:color="auto" w:fill="FFFFFF" w:themeFill="background1"/>
        <w:spacing w:after="0"/>
        <w:jc w:val="both"/>
      </w:pPr>
    </w:p>
    <w:p w:rsidR="1B97B59D" w:rsidP="1B97B59D" w:rsidRDefault="1B97B59D" w14:paraId="5E57F484" w14:textId="49AF15AF">
      <w:pPr>
        <w:shd w:val="clear" w:color="auto" w:fill="FFFFFF" w:themeFill="background1"/>
        <w:spacing w:after="0"/>
        <w:jc w:val="both"/>
      </w:pPr>
    </w:p>
    <w:p w:rsidR="1B97B59D" w:rsidP="1B97B59D" w:rsidRDefault="1B97B59D" w14:paraId="421677A2" w14:textId="26A97520">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p>
    <w:p w:rsidR="53D8DC88" w:rsidP="1B97B59D" w:rsidRDefault="53D8DC88" w14:paraId="57818BC1" w14:textId="6465080E">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53D8DC88" w:rsidP="1B97B59D" w:rsidRDefault="53D8DC88" w14:paraId="068441B6" w14:textId="2F438B31">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53D8DC88" w:rsidP="1B97B59D" w:rsidRDefault="53D8DC88" w14:paraId="1627FE52" w14:textId="1DB85F8B">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r w:rsidRPr="1B97B59D" w:rsidR="53D8DC88">
        <w:rPr>
          <w:rFonts w:ascii="Calibri" w:hAnsi="Calibri" w:eastAsia="Calibri" w:cs="Calibri"/>
          <w:b w:val="0"/>
          <w:bCs w:val="0"/>
          <w:i w:val="0"/>
          <w:iCs w:val="0"/>
          <w:caps w:val="0"/>
          <w:smallCaps w:val="0"/>
          <w:noProof w:val="0"/>
          <w:color w:val="000000" w:themeColor="text1" w:themeTint="FF" w:themeShade="FF"/>
          <w:sz w:val="24"/>
          <w:szCs w:val="24"/>
          <w:lang w:val="en"/>
        </w:rPr>
        <w:t xml:space="preserve"> </w:t>
      </w:r>
    </w:p>
    <w:p w:rsidR="1B97B59D" w:rsidP="1B97B59D" w:rsidRDefault="1B97B59D" w14:paraId="3742BB7F" w14:textId="7DD81272">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p>
    <w:p w:rsidR="0270A728" w:rsidP="1B97B59D" w:rsidRDefault="0270A728" w14:paraId="7A23A93A" w14:textId="5B14E881">
      <w:pPr>
        <w:pStyle w:val="Heading3"/>
        <w:rPr>
          <w:rFonts w:ascii="Calibri" w:hAnsi="Calibri" w:eastAsia="Calibri" w:cs="Calibri"/>
        </w:rPr>
      </w:pPr>
      <w:r w:rsidR="0270A728">
        <w:rPr/>
        <w:t>Colour Pallet</w:t>
      </w:r>
    </w:p>
    <w:p w:rsidR="1B97B59D" w:rsidP="1B97B59D" w:rsidRDefault="1B97B59D" w14:paraId="47A3CFE3" w14:textId="0E0C72F3">
      <w:pPr>
        <w:shd w:val="clear" w:color="auto" w:fill="FFFFFF" w:themeFill="background1"/>
        <w:spacing w:after="0"/>
        <w:jc w:val="both"/>
        <w:rPr>
          <w:rFonts w:ascii="Calibri" w:hAnsi="Calibri" w:eastAsia="Calibri" w:cs="Calibri"/>
        </w:rPr>
      </w:pPr>
    </w:p>
    <w:p w:rsidR="0270A728" w:rsidP="1B97B59D" w:rsidRDefault="0270A728" w14:paraId="2E581A7C" w14:textId="51A5B934">
      <w:pPr>
        <w:pStyle w:val="Normal"/>
        <w:shd w:val="clear" w:color="auto" w:fill="FFFFFF" w:themeFill="background1"/>
        <w:spacing w:after="0"/>
        <w:jc w:val="both"/>
        <w:rPr>
          <w:rFonts w:ascii="Calibri" w:hAnsi="Calibri" w:eastAsia="Calibri" w:cs="Calibri"/>
        </w:rPr>
      </w:pPr>
      <w:r w:rsidR="0270A728">
        <w:drawing>
          <wp:inline wp14:editId="7CB84CA4" wp14:anchorId="073B2210">
            <wp:extent cx="2571750" cy="2447925"/>
            <wp:effectExtent l="0" t="0" r="0" b="0"/>
            <wp:docPr id="1276651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538429" name="Picture 1088538429"/>
                    <pic:cNvPicPr/>
                  </pic:nvPicPr>
                  <pic:blipFill>
                    <a:blip xmlns:r="http://schemas.openxmlformats.org/officeDocument/2006/relationships" r:embed="rId1772069575">
                      <a:extLst>
                        <a:ext uri="{28A0092B-C50C-407E-A947-70E740481C1C}">
                          <a14:useLocalDpi xmlns:a14="http://schemas.microsoft.com/office/drawing/2010/main"/>
                        </a:ext>
                      </a:extLst>
                    </a:blip>
                    <a:stretch>
                      <a:fillRect/>
                    </a:stretch>
                  </pic:blipFill>
                  <pic:spPr>
                    <a:xfrm rot="0">
                      <a:off x="0" y="0"/>
                      <a:ext cx="2571750" cy="2447925"/>
                    </a:xfrm>
                    <a:prstGeom prst="rect">
                      <a:avLst/>
                    </a:prstGeom>
                  </pic:spPr>
                </pic:pic>
              </a:graphicData>
            </a:graphic>
          </wp:inline>
        </w:drawing>
      </w:r>
    </w:p>
    <w:p w:rsidR="1B97B59D" w:rsidP="1B97B59D" w:rsidRDefault="1B97B59D" w14:paraId="254BB40A" w14:textId="51B73F0D">
      <w:pPr>
        <w:pStyle w:val="Normal"/>
        <w:shd w:val="clear" w:color="auto" w:fill="FFFFFF" w:themeFill="background1"/>
        <w:spacing w:after="0"/>
        <w:jc w:val="both"/>
      </w:pPr>
    </w:p>
    <w:p w:rsidR="0270A728" w:rsidP="1B97B59D" w:rsidRDefault="0270A728" w14:paraId="5A9CE0E2" w14:textId="35474B3C">
      <w:pPr>
        <w:pStyle w:val="Heading3"/>
        <w:rPr>
          <w:rFonts w:ascii="Calibri" w:hAnsi="Calibri" w:eastAsia="Calibri" w:cs="Calibri"/>
        </w:rPr>
      </w:pPr>
      <w:r w:rsidR="0270A728">
        <w:rPr/>
        <w:t>Wireframe</w:t>
      </w:r>
    </w:p>
    <w:p w:rsidR="0270A728" w:rsidP="1B97B59D" w:rsidRDefault="0270A728" w14:paraId="231534EF" w14:textId="0F7B56E4">
      <w:pPr>
        <w:pStyle w:val="Normal"/>
      </w:pPr>
      <w:r w:rsidR="0270A728">
        <w:drawing>
          <wp:inline wp14:editId="5D764B39" wp14:anchorId="3A02118D">
            <wp:extent cx="3095625" cy="4316637"/>
            <wp:effectExtent l="0" t="0" r="0" b="0"/>
            <wp:docPr id="73624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240041" name="Picture 256240041"/>
                    <pic:cNvPicPr/>
                  </pic:nvPicPr>
                  <pic:blipFill>
                    <a:blip xmlns:r="http://schemas.openxmlformats.org/officeDocument/2006/relationships" r:embed="rId1693097934">
                      <a:extLst>
                        <a:ext uri="{28A0092B-C50C-407E-A947-70E740481C1C}">
                          <a14:useLocalDpi xmlns:a14="http://schemas.microsoft.com/office/drawing/2010/main"/>
                        </a:ext>
                      </a:extLst>
                    </a:blip>
                    <a:stretch>
                      <a:fillRect/>
                    </a:stretch>
                  </pic:blipFill>
                  <pic:spPr>
                    <a:xfrm rot="0">
                      <a:off x="0" y="0"/>
                      <a:ext cx="3095625" cy="4316637"/>
                    </a:xfrm>
                    <a:prstGeom prst="rect">
                      <a:avLst/>
                    </a:prstGeom>
                  </pic:spPr>
                </pic:pic>
              </a:graphicData>
            </a:graphic>
          </wp:inline>
        </w:drawing>
      </w:r>
    </w:p>
    <w:p w:rsidR="1B97B59D" w:rsidP="1B97B59D" w:rsidRDefault="1B97B59D" w14:paraId="17C560D6" w14:textId="39F88227">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GB"/>
        </w:rPr>
      </w:pPr>
    </w:p>
    <w:p w:rsidR="1B97B59D" w:rsidP="1B97B59D" w:rsidRDefault="1B97B59D" w14:paraId="3501C7D6" w14:textId="7546102E">
      <w:pPr>
        <w:spacing w:after="189"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
        </w:rPr>
      </w:pPr>
    </w:p>
    <w:p w:rsidR="1B97B59D" w:rsidP="1B97B59D" w:rsidRDefault="1B97B59D" w14:paraId="168AC8BD" w14:textId="265C67DF">
      <w:pPr>
        <w:spacing w:after="184" w:line="259" w:lineRule="auto"/>
        <w:ind w:left="0" w:hanging="10" w:firstLine="0"/>
        <w:rPr>
          <w:rFonts w:ascii="Calibri" w:hAnsi="Calibri" w:eastAsia="Calibri" w:cs="Calibri"/>
          <w:b w:val="0"/>
          <w:bCs w:val="0"/>
          <w:i w:val="0"/>
          <w:iCs w:val="0"/>
          <w:caps w:val="0"/>
          <w:smallCaps w:val="0"/>
          <w:noProof w:val="0"/>
          <w:color w:val="000000" w:themeColor="text1" w:themeTint="FF" w:themeShade="FF"/>
          <w:sz w:val="24"/>
          <w:szCs w:val="24"/>
          <w:lang w:val="en"/>
        </w:rPr>
      </w:pPr>
    </w:p>
    <w:p w:rsidR="00CC16CD" w:rsidP="705DFB6D" w:rsidRDefault="0D83B262" w14:paraId="734F0B53" w14:textId="4065FD73">
      <w:pPr>
        <w:shd w:val="clear" w:color="auto" w:fill="FFFFFF" w:themeFill="background1"/>
        <w:spacing w:after="0"/>
        <w:jc w:val="both"/>
        <w:rPr>
          <w:rFonts w:ascii="Calibri" w:hAnsi="Calibri" w:eastAsia="Calibri" w:cs="Calibri"/>
          <w:b/>
          <w:bCs/>
          <w:sz w:val="50"/>
          <w:szCs w:val="50"/>
          <w:u w:val="single"/>
        </w:rPr>
      </w:pPr>
      <w:r w:rsidRPr="705DFB6D">
        <w:rPr>
          <w:rFonts w:ascii="Calibri" w:hAnsi="Calibri" w:eastAsia="Calibri" w:cs="Calibri"/>
          <w:b/>
          <w:bCs/>
          <w:sz w:val="50"/>
          <w:szCs w:val="50"/>
          <w:u w:val="single"/>
        </w:rPr>
        <w:t>AI WAIVER:</w:t>
      </w:r>
    </w:p>
    <w:p w:rsidR="00CC16CD" w:rsidP="705DFB6D" w:rsidRDefault="00CC16CD" w14:paraId="49907265" w14:textId="2C8C0C16">
      <w:pPr>
        <w:shd w:val="clear" w:color="auto" w:fill="FFFFFF" w:themeFill="background1"/>
        <w:spacing w:after="0"/>
        <w:jc w:val="both"/>
        <w:rPr>
          <w:rFonts w:ascii="Calibri" w:hAnsi="Calibri" w:eastAsia="Calibri" w:cs="Calibri"/>
        </w:rPr>
      </w:pPr>
    </w:p>
    <w:p w:rsidR="00CC16CD" w:rsidP="705DFB6D" w:rsidRDefault="4EC47E52" w14:paraId="0B515E5D" w14:textId="625FD0EF">
      <w:pPr>
        <w:shd w:val="clear" w:color="auto" w:fill="FFFFFF" w:themeFill="background1"/>
        <w:spacing w:after="0"/>
        <w:jc w:val="both"/>
      </w:pPr>
      <w:r w:rsidR="4EC47E52">
        <w:rPr/>
        <w:t>Student Names:</w:t>
      </w:r>
      <w:r>
        <w:tab/>
      </w:r>
      <w:r>
        <w:tab/>
      </w:r>
      <w:r>
        <w:tab/>
      </w:r>
      <w:r>
        <w:tab/>
      </w:r>
      <w:r w:rsidR="4EC47E52">
        <w:rPr/>
        <w:t xml:space="preserve">Joshua Lyons, </w:t>
      </w:r>
      <w:r w:rsidR="61A5A7A3">
        <w:rPr/>
        <w:t xml:space="preserve">Aseel </w:t>
      </w:r>
      <w:r w:rsidR="324B7F79">
        <w:rPr/>
        <w:t>Nawasrah</w:t>
      </w:r>
      <w:r w:rsidR="3BD57094">
        <w:rPr/>
        <w:t xml:space="preserve">, </w:t>
      </w:r>
      <w:r w:rsidR="61AAA874">
        <w:rPr/>
        <w:t xml:space="preserve">Andile </w:t>
      </w:r>
      <w:r>
        <w:tab/>
      </w:r>
    </w:p>
    <w:p w:rsidR="00CC16CD" w:rsidP="1B97B59D" w:rsidRDefault="4EC47E52" w14:paraId="0821E7D7" w14:textId="3A279D88">
      <w:pPr>
        <w:shd w:val="clear" w:color="auto" w:fill="FFFFFF" w:themeFill="background1"/>
        <w:spacing w:after="0"/>
        <w:ind w:left="3600" w:firstLine="720"/>
        <w:jc w:val="both"/>
      </w:pPr>
      <w:r w:rsidR="61AAA874">
        <w:rPr/>
        <w:t>N</w:t>
      </w:r>
      <w:r w:rsidR="61AAA874">
        <w:rPr/>
        <w:t xml:space="preserve">gwenya, Atalanta </w:t>
      </w:r>
      <w:r w:rsidR="61AAA874">
        <w:rPr/>
        <w:t>Madzikwa</w:t>
      </w:r>
      <w:r w:rsidR="261EB883">
        <w:rPr/>
        <w:t xml:space="preserve">, Milon Manthei </w:t>
      </w:r>
      <w:r>
        <w:tab/>
      </w:r>
      <w:r w:rsidR="261EB883">
        <w:rPr/>
        <w:t>Loughlin</w:t>
      </w:r>
    </w:p>
    <w:p w:rsidR="00CC16CD" w:rsidP="705DFB6D" w:rsidRDefault="00CC16CD" w14:paraId="4F05C900" w14:textId="6671098E">
      <w:pPr>
        <w:shd w:val="clear" w:color="auto" w:fill="FFFFFF" w:themeFill="background1"/>
        <w:spacing w:after="0"/>
        <w:jc w:val="both"/>
      </w:pPr>
    </w:p>
    <w:p w:rsidR="00CC16CD" w:rsidP="705DFB6D" w:rsidRDefault="4EC47E52" w14:paraId="58ADFB2C" w14:textId="1C95A33D">
      <w:pPr>
        <w:shd w:val="clear" w:color="auto" w:fill="FFFFFF" w:themeFill="background1"/>
        <w:spacing w:after="0"/>
        <w:jc w:val="both"/>
      </w:pPr>
      <w:r>
        <w:t>Group name/number:</w:t>
      </w:r>
      <w:r w:rsidR="00CC16CD">
        <w:tab/>
      </w:r>
      <w:r w:rsidR="00CC16CD">
        <w:tab/>
      </w:r>
      <w:r w:rsidR="00CC16CD">
        <w:tab/>
      </w:r>
      <w:r>
        <w:t>18</w:t>
      </w:r>
    </w:p>
    <w:p w:rsidR="00CC16CD" w:rsidP="705DFB6D" w:rsidRDefault="00CC16CD" w14:paraId="59E077B6" w14:textId="6878B46F">
      <w:pPr>
        <w:shd w:val="clear" w:color="auto" w:fill="FFFFFF" w:themeFill="background1"/>
        <w:spacing w:after="0"/>
        <w:jc w:val="both"/>
      </w:pPr>
    </w:p>
    <w:p w:rsidR="00CC16CD" w:rsidP="705DFB6D" w:rsidRDefault="4EC47E52" w14:paraId="41107A72" w14:textId="02371079">
      <w:pPr>
        <w:shd w:val="clear" w:color="auto" w:fill="FFFFFF" w:themeFill="background1"/>
        <w:spacing w:after="0"/>
        <w:jc w:val="both"/>
      </w:pPr>
      <w:r>
        <w:t>Module:</w:t>
      </w:r>
      <w:r w:rsidR="00CC16CD">
        <w:tab/>
      </w:r>
      <w:r w:rsidR="00CC16CD">
        <w:tab/>
      </w:r>
      <w:r w:rsidR="00CC16CD">
        <w:tab/>
      </w:r>
      <w:r w:rsidR="00CC16CD">
        <w:tab/>
      </w:r>
      <w:r w:rsidR="00CC16CD">
        <w:tab/>
      </w:r>
      <w:r>
        <w:t>Nature of Enterprise Computing</w:t>
      </w:r>
    </w:p>
    <w:p w:rsidR="00CC16CD" w:rsidP="705DFB6D" w:rsidRDefault="00CC16CD" w14:paraId="2790EA56" w14:textId="66483A05">
      <w:pPr>
        <w:shd w:val="clear" w:color="auto" w:fill="FFFFFF" w:themeFill="background1"/>
        <w:spacing w:after="0"/>
        <w:jc w:val="both"/>
      </w:pPr>
    </w:p>
    <w:p w:rsidR="00CC16CD" w:rsidP="705DFB6D" w:rsidRDefault="4EC47E52" w14:paraId="18D49CA3" w14:textId="65B9899E">
      <w:pPr>
        <w:shd w:val="clear" w:color="auto" w:fill="FFFFFF" w:themeFill="background1"/>
        <w:spacing w:after="0"/>
        <w:jc w:val="both"/>
      </w:pPr>
      <w:r>
        <w:t>Assessment:</w:t>
      </w:r>
      <w:r w:rsidR="00CC16CD">
        <w:tab/>
      </w:r>
      <w:r w:rsidR="00CC16CD">
        <w:tab/>
      </w:r>
      <w:r w:rsidR="00CC16CD">
        <w:tab/>
      </w:r>
      <w:r w:rsidR="00CC16CD">
        <w:tab/>
      </w:r>
      <w:r w:rsidR="00CC16CD">
        <w:tab/>
      </w:r>
      <w:r>
        <w:t>CA3 Design Report (Component 1)</w:t>
      </w:r>
    </w:p>
    <w:p w:rsidR="00CC16CD" w:rsidP="705DFB6D" w:rsidRDefault="00CC16CD" w14:paraId="6AFB9FDD" w14:textId="044AFC60">
      <w:pPr>
        <w:shd w:val="clear" w:color="auto" w:fill="FFFFFF" w:themeFill="background1"/>
        <w:spacing w:after="0"/>
        <w:jc w:val="both"/>
      </w:pPr>
    </w:p>
    <w:p w:rsidR="00CC16CD" w:rsidP="705DFB6D" w:rsidRDefault="4EC47E52" w14:paraId="018E1512" w14:textId="4E27803C">
      <w:pPr>
        <w:shd w:val="clear" w:color="auto" w:fill="FFFFFF" w:themeFill="background1"/>
        <w:spacing w:after="0"/>
        <w:jc w:val="both"/>
      </w:pPr>
      <w:r>
        <w:t>Declaration:</w:t>
      </w:r>
      <w:r w:rsidR="00CC16CD">
        <w:tab/>
      </w:r>
      <w:r w:rsidR="00CC16CD">
        <w:tab/>
      </w:r>
      <w:r w:rsidR="00CC16CD">
        <w:tab/>
      </w:r>
      <w:r w:rsidR="00CC16CD">
        <w:tab/>
      </w:r>
      <w:r w:rsidR="00CC16CD">
        <w:tab/>
      </w:r>
      <w:r>
        <w:t xml:space="preserve">I confirm that We did not/will not use </w:t>
      </w:r>
    </w:p>
    <w:p w:rsidR="00CC16CD" w:rsidP="1B97B59D" w:rsidRDefault="4EC47E52" w14:paraId="5156CB9F" w14:textId="3D604630">
      <w:pPr>
        <w:shd w:val="clear" w:color="auto" w:fill="FFFFFF" w:themeFill="background1"/>
        <w:spacing w:after="0"/>
        <w:ind w:left="3600" w:firstLine="720"/>
        <w:jc w:val="both"/>
      </w:pPr>
      <w:r w:rsidR="4EC47E52">
        <w:rPr/>
        <w:t>generative AI (e.g., ChatGPT/Claude or other</w:t>
      </w:r>
    </w:p>
    <w:p w:rsidR="00CC16CD" w:rsidP="1B97B59D" w:rsidRDefault="4EC47E52" w14:paraId="6FB50565" w14:textId="61047DE8">
      <w:pPr>
        <w:shd w:val="clear" w:color="auto" w:fill="FFFFFF" w:themeFill="background1"/>
        <w:spacing w:after="0"/>
        <w:ind w:left="3600" w:firstLine="720"/>
        <w:jc w:val="both"/>
      </w:pPr>
      <w:r w:rsidR="4EC47E52">
        <w:rPr/>
        <w:t>AI tools) to produce any part of the design</w:t>
      </w:r>
    </w:p>
    <w:p w:rsidR="00CC16CD" w:rsidP="1B97B59D" w:rsidRDefault="4EC47E52" w14:paraId="71CE6135" w14:textId="432E12F6">
      <w:pPr>
        <w:shd w:val="clear" w:color="auto" w:fill="FFFFFF" w:themeFill="background1"/>
        <w:spacing w:after="0"/>
        <w:ind w:left="3600" w:firstLine="720"/>
        <w:jc w:val="both"/>
      </w:pPr>
      <w:r w:rsidR="4EC47E52">
        <w:rPr/>
        <w:t xml:space="preserve">report. I understand that genAI use in this </w:t>
      </w:r>
      <w:r>
        <w:tab/>
      </w:r>
    </w:p>
    <w:p w:rsidR="00CC16CD" w:rsidP="705DFB6D" w:rsidRDefault="4EC47E52" w14:paraId="4CDF31C0" w14:textId="49487F15">
      <w:pPr>
        <w:shd w:val="clear" w:color="auto" w:fill="FFFFFF" w:themeFill="background1"/>
        <w:spacing w:after="0"/>
        <w:ind w:left="3600" w:firstLine="720"/>
        <w:jc w:val="both"/>
      </w:pPr>
      <w:r>
        <w:t xml:space="preserve">component results in a mark of 0 for this </w:t>
      </w:r>
      <w:r w:rsidR="00CC16CD">
        <w:tab/>
      </w:r>
    </w:p>
    <w:p w:rsidR="00CC16CD" w:rsidP="705DFB6D" w:rsidRDefault="4EC47E52" w14:paraId="72BB7F33" w14:textId="4BF7965C">
      <w:pPr>
        <w:shd w:val="clear" w:color="auto" w:fill="FFFFFF" w:themeFill="background1"/>
        <w:spacing w:after="0"/>
        <w:ind w:left="3600" w:firstLine="720"/>
        <w:jc w:val="both"/>
      </w:pPr>
      <w:r>
        <w:t>component for the whole group.</w:t>
      </w:r>
    </w:p>
    <w:p w:rsidR="00CC16CD" w:rsidP="705DFB6D" w:rsidRDefault="00CC16CD" w14:paraId="33D178A0" w14:textId="688C88BC">
      <w:pPr>
        <w:shd w:val="clear" w:color="auto" w:fill="FFFFFF" w:themeFill="background1"/>
        <w:spacing w:after="0"/>
        <w:ind w:left="3600" w:firstLine="720"/>
        <w:jc w:val="both"/>
      </w:pPr>
    </w:p>
    <w:p w:rsidR="00CC16CD" w:rsidP="705DFB6D" w:rsidRDefault="4EC47E52" w14:paraId="3E61187A" w14:textId="7AB9CEFC">
      <w:pPr>
        <w:shd w:val="clear" w:color="auto" w:fill="FFFFFF" w:themeFill="background1"/>
        <w:spacing w:after="0"/>
        <w:jc w:val="both"/>
      </w:pPr>
      <w:r w:rsidR="4EC47E52">
        <w:rPr/>
        <w:t>Signature:</w:t>
      </w:r>
      <w:r>
        <w:tab/>
      </w:r>
      <w:r>
        <w:tab/>
      </w:r>
      <w:r>
        <w:tab/>
      </w:r>
      <w:r>
        <w:tab/>
      </w:r>
      <w:r>
        <w:tab/>
      </w:r>
      <w:r w:rsidR="4EC47E52">
        <w:rPr/>
        <w:t>Joshua Lyons,</w:t>
      </w:r>
      <w:r w:rsidR="6B1BAF68">
        <w:rPr/>
        <w:t xml:space="preserve"> Aseel</w:t>
      </w:r>
      <w:r w:rsidR="7528AD9D">
        <w:rPr/>
        <w:t xml:space="preserve"> </w:t>
      </w:r>
      <w:r w:rsidR="7528AD9D">
        <w:rPr/>
        <w:t>Nawasrah</w:t>
      </w:r>
      <w:r w:rsidR="7C3EE4AD">
        <w:rPr/>
        <w:t>,</w:t>
      </w:r>
      <w:r w:rsidR="1414C099">
        <w:rPr/>
        <w:t xml:space="preserve"> Andile</w:t>
      </w:r>
      <w:r w:rsidR="21B36D9B">
        <w:rPr/>
        <w:t xml:space="preserve"> </w:t>
      </w:r>
    </w:p>
    <w:p w:rsidR="00CC16CD" w:rsidP="1B97B59D" w:rsidRDefault="4EC47E52" w14:paraId="6CDDD15E" w14:textId="1A4308C7">
      <w:pPr>
        <w:shd w:val="clear" w:color="auto" w:fill="FFFFFF" w:themeFill="background1"/>
        <w:spacing w:after="0"/>
        <w:ind w:left="3600" w:firstLine="720"/>
        <w:jc w:val="both"/>
      </w:pPr>
      <w:r w:rsidR="1414C099">
        <w:rPr/>
        <w:t>N</w:t>
      </w:r>
      <w:r w:rsidR="1414C099">
        <w:rPr/>
        <w:t xml:space="preserve">gwenya, Atalanta </w:t>
      </w:r>
      <w:r w:rsidR="2B3B571C">
        <w:rPr/>
        <w:t>Madzikwa</w:t>
      </w:r>
      <w:r w:rsidR="34280F34">
        <w:rPr/>
        <w:t xml:space="preserve">, Milon Manthei </w:t>
      </w:r>
      <w:r>
        <w:tab/>
      </w:r>
      <w:r w:rsidR="34280F34">
        <w:rPr/>
        <w:t>Loughlin</w:t>
      </w:r>
    </w:p>
    <w:p w:rsidR="00CC16CD" w:rsidP="705DFB6D" w:rsidRDefault="00CC16CD" w14:paraId="124ACA75" w14:textId="6D8B918D">
      <w:pPr>
        <w:shd w:val="clear" w:color="auto" w:fill="FFFFFF" w:themeFill="background1"/>
        <w:spacing w:after="0"/>
        <w:jc w:val="both"/>
      </w:pPr>
    </w:p>
    <w:p w:rsidR="00CC16CD" w:rsidP="705DFB6D" w:rsidRDefault="0B81352A" w14:paraId="7540CC05" w14:textId="7074A868">
      <w:pPr>
        <w:shd w:val="clear" w:color="auto" w:fill="FFFFFF" w:themeFill="background1"/>
        <w:spacing w:after="0"/>
        <w:jc w:val="both"/>
      </w:pPr>
      <w:r>
        <w:t>Date:</w:t>
      </w:r>
      <w:r w:rsidR="4EC47E52">
        <w:tab/>
      </w:r>
      <w:r w:rsidR="4EC47E52">
        <w:tab/>
      </w:r>
      <w:r w:rsidR="4EC47E52">
        <w:tab/>
      </w:r>
      <w:r w:rsidR="4EC47E52">
        <w:tab/>
      </w:r>
      <w:r w:rsidR="4EC47E52">
        <w:tab/>
      </w:r>
      <w:r w:rsidR="4EC47E52">
        <w:tab/>
      </w:r>
      <w:r>
        <w:t>01/0</w:t>
      </w:r>
      <w:r w:rsidR="411809E2">
        <w:t>5</w:t>
      </w:r>
      <w:r>
        <w:t>/2026</w:t>
      </w:r>
    </w:p>
    <w:p w:rsidR="00CC16CD" w:rsidP="705DFB6D" w:rsidRDefault="00CC16CD" w14:paraId="3962A8DB" w14:textId="5D849017">
      <w:pPr>
        <w:shd w:val="clear" w:color="auto" w:fill="FFFFFF" w:themeFill="background1"/>
        <w:spacing w:after="0"/>
        <w:jc w:val="both"/>
      </w:pPr>
    </w:p>
    <w:p w:rsidR="00CC16CD" w:rsidP="705DFB6D" w:rsidRDefault="00CC16CD" w14:paraId="54AB13A7" w14:textId="3F740D0B">
      <w:pPr>
        <w:shd w:val="clear" w:color="auto" w:fill="FFFFFF" w:themeFill="background1"/>
        <w:spacing w:after="0"/>
        <w:jc w:val="both"/>
        <w:rPr>
          <w:ins w:author="B00170841 Aseel Nawasrah" w:date="2026-05-01T10:36:00Z" w16du:dateUtc="2026-05-01T10:36:31Z" w:id="0"/>
        </w:rPr>
      </w:pPr>
    </w:p>
    <w:p w:rsidR="00CC16CD" w:rsidP="705DFB6D" w:rsidRDefault="00CC16CD" w14:paraId="4F987DF1" w14:textId="42B14FB3">
      <w:pPr>
        <w:shd w:val="clear" w:color="auto" w:fill="FFFFFF" w:themeFill="background1"/>
        <w:spacing w:after="0"/>
        <w:jc w:val="both"/>
      </w:pPr>
    </w:p>
    <w:p w:rsidR="4497812C" w:rsidP="4497812C" w:rsidRDefault="4497812C" w14:paraId="15228FE3" w14:textId="5B8AAB67">
      <w:pPr>
        <w:shd w:val="clear" w:color="auto" w:fill="FFFFFF" w:themeFill="background1"/>
        <w:spacing w:after="0"/>
        <w:jc w:val="both"/>
        <w:rPr>
          <w:sz w:val="40"/>
          <w:szCs w:val="40"/>
        </w:rPr>
      </w:pPr>
    </w:p>
    <w:p w:rsidR="1360CB3F" w:rsidP="1360CB3F" w:rsidRDefault="1360CB3F" w14:paraId="760D22C2" w14:textId="7EE5CCAD">
      <w:pPr>
        <w:shd w:val="clear" w:color="auto" w:fill="FFFFFF" w:themeFill="background1"/>
        <w:spacing w:after="0"/>
        <w:jc w:val="both"/>
        <w:rPr>
          <w:sz w:val="40"/>
          <w:szCs w:val="40"/>
        </w:rPr>
      </w:pPr>
    </w:p>
    <w:p w:rsidR="1B97B59D" w:rsidP="1B97B59D" w:rsidRDefault="1B97B59D" w14:paraId="6220D835" w14:textId="5CDD3637">
      <w:pPr>
        <w:pStyle w:val="Normal"/>
        <w:shd w:val="clear" w:color="auto" w:fill="FFFFFF" w:themeFill="background1"/>
        <w:spacing w:after="0"/>
        <w:jc w:val="both"/>
        <w:rPr>
          <w:sz w:val="40"/>
          <w:szCs w:val="40"/>
        </w:rPr>
      </w:pPr>
    </w:p>
    <w:p w:rsidR="1B97B59D" w:rsidP="1B97B59D" w:rsidRDefault="1B97B59D" w14:paraId="1E545FAA" w14:textId="0CBF2E99">
      <w:pPr>
        <w:pStyle w:val="Normal"/>
        <w:shd w:val="clear" w:color="auto" w:fill="FFFFFF" w:themeFill="background1"/>
        <w:spacing w:after="0"/>
        <w:jc w:val="both"/>
        <w:rPr>
          <w:sz w:val="40"/>
          <w:szCs w:val="40"/>
        </w:rPr>
      </w:pPr>
    </w:p>
    <w:p w:rsidR="1B97B59D" w:rsidP="1B97B59D" w:rsidRDefault="1B97B59D" w14:paraId="22DB3A42" w14:textId="3C571446">
      <w:pPr>
        <w:pStyle w:val="Normal"/>
        <w:shd w:val="clear" w:color="auto" w:fill="FFFFFF" w:themeFill="background1"/>
        <w:spacing w:after="0"/>
        <w:jc w:val="both"/>
        <w:rPr>
          <w:sz w:val="40"/>
          <w:szCs w:val="40"/>
        </w:rPr>
      </w:pPr>
    </w:p>
    <w:p w:rsidR="1B97B59D" w:rsidP="1B97B59D" w:rsidRDefault="1B97B59D" w14:paraId="2C3B9ED1" w14:textId="2A8FD814">
      <w:pPr>
        <w:pStyle w:val="Normal"/>
        <w:shd w:val="clear" w:color="auto" w:fill="FFFFFF" w:themeFill="background1"/>
        <w:spacing w:after="0"/>
        <w:jc w:val="both"/>
        <w:rPr>
          <w:sz w:val="40"/>
          <w:szCs w:val="40"/>
        </w:rPr>
      </w:pPr>
    </w:p>
    <w:p w:rsidR="1B97B59D" w:rsidP="1B97B59D" w:rsidRDefault="1B97B59D" w14:paraId="649AC9C9" w14:textId="6E8E365F">
      <w:pPr>
        <w:pStyle w:val="Normal"/>
        <w:shd w:val="clear" w:color="auto" w:fill="FFFFFF" w:themeFill="background1"/>
        <w:spacing w:after="0"/>
        <w:jc w:val="both"/>
        <w:rPr>
          <w:sz w:val="40"/>
          <w:szCs w:val="40"/>
        </w:rPr>
      </w:pPr>
    </w:p>
    <w:p w:rsidR="1B97B59D" w:rsidP="1B97B59D" w:rsidRDefault="1B97B59D" w14:paraId="309854AB" w14:textId="62098F05">
      <w:pPr>
        <w:pStyle w:val="Normal"/>
        <w:shd w:val="clear" w:color="auto" w:fill="FFFFFF" w:themeFill="background1"/>
        <w:spacing w:after="0"/>
        <w:jc w:val="both"/>
        <w:rPr>
          <w:sz w:val="40"/>
          <w:szCs w:val="40"/>
        </w:rPr>
      </w:pPr>
    </w:p>
    <w:p w:rsidR="1B97B59D" w:rsidP="1B97B59D" w:rsidRDefault="1B97B59D" w14:paraId="5DEDB954" w14:textId="711FE36B">
      <w:pPr>
        <w:pStyle w:val="Normal"/>
        <w:shd w:val="clear" w:color="auto" w:fill="FFFFFF" w:themeFill="background1"/>
        <w:spacing w:after="0"/>
        <w:jc w:val="both"/>
        <w:rPr>
          <w:sz w:val="40"/>
          <w:szCs w:val="40"/>
        </w:rPr>
      </w:pPr>
    </w:p>
    <w:p w:rsidR="1B97B59D" w:rsidP="1B97B59D" w:rsidRDefault="1B97B59D" w14:paraId="4CD381D5" w14:textId="24AC5085">
      <w:pPr>
        <w:pStyle w:val="Normal"/>
        <w:shd w:val="clear" w:color="auto" w:fill="FFFFFF" w:themeFill="background1"/>
        <w:spacing w:after="0"/>
        <w:jc w:val="both"/>
        <w:rPr>
          <w:sz w:val="40"/>
          <w:szCs w:val="40"/>
        </w:rPr>
      </w:pPr>
    </w:p>
    <w:p w:rsidR="00CC16CD" w:rsidP="705DFB6D" w:rsidRDefault="00CC16CD" w14:paraId="3F36CD01" w14:textId="5633DEA3">
      <w:pPr>
        <w:shd w:val="clear" w:color="auto" w:fill="FFFFFF" w:themeFill="background1"/>
        <w:spacing w:after="0"/>
        <w:jc w:val="both"/>
      </w:pPr>
    </w:p>
    <w:p w:rsidR="00CC16CD" w:rsidP="705DFB6D" w:rsidRDefault="00CC16CD" w14:paraId="44D77A07" w14:textId="480480F9">
      <w:pPr>
        <w:shd w:val="clear" w:color="auto" w:fill="FFFFFF" w:themeFill="background1"/>
        <w:spacing w:after="0"/>
        <w:jc w:val="both"/>
      </w:pPr>
    </w:p>
    <w:p w:rsidR="00CC16CD" w:rsidP="705DFB6D" w:rsidRDefault="00CC16CD" w14:paraId="5E5787A5" w14:textId="12012EA3">
      <w:pPr>
        <w:jc w:val="both"/>
        <w:rPr>
          <w:rFonts w:ascii="Calibri" w:hAnsi="Calibri" w:eastAsia="Calibri" w:cs="Calibri"/>
        </w:rPr>
      </w:pPr>
    </w:p>
    <w:p w:rsidR="705DFB6D" w:rsidP="705DFB6D" w:rsidRDefault="705DFB6D" w14:paraId="164CE5AB" w14:textId="26A821E4">
      <w:pPr>
        <w:jc w:val="both"/>
        <w:rPr>
          <w:rFonts w:ascii="Calibri" w:hAnsi="Calibri" w:eastAsia="Calibri" w:cs="Calibri"/>
        </w:rPr>
      </w:pPr>
    </w:p>
    <w:p w:rsidR="705DFB6D" w:rsidP="705DFB6D" w:rsidRDefault="705DFB6D" w14:paraId="690774CD" w14:textId="68F2D273">
      <w:pPr>
        <w:jc w:val="both"/>
        <w:rPr>
          <w:rFonts w:ascii="Calibri" w:hAnsi="Calibri" w:eastAsia="Calibri" w:cs="Calibri"/>
        </w:rPr>
      </w:pPr>
    </w:p>
    <w:p w:rsidR="705DFB6D" w:rsidP="1B97B59D" w:rsidRDefault="705DFB6D" w14:paraId="2CEF8E94" w14:textId="3CCD214A">
      <w:pPr>
        <w:pStyle w:val="Normal"/>
        <w:jc w:val="both"/>
        <w:rPr>
          <w:rFonts w:ascii="Calibri" w:hAnsi="Calibri" w:eastAsia="Calibri" w:cs="Calibri"/>
        </w:rPr>
      </w:pPr>
    </w:p>
    <w:sectPr w:rsidR="705DFB6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142f6328"/>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b47e468"/>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634ef9"/>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3bc16e"/>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c4e94c"/>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fd4fb1"/>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97a6aa"/>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a351a5"/>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57f857"/>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b900a0"/>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0a29d6"/>
    <w:multiLevelType xmlns:w="http://schemas.openxmlformats.org/wordprocessingml/2006/main" w:val="hybridMultilevel"/>
    <w:lvl xmlns:w="http://schemas.openxmlformats.org/wordprocessingml/2006/main" w:ilvl="0">
      <w:start w:val="1"/>
      <w:numFmt w:val="bullet"/>
      <w:lvlText w:val="-"/>
      <w:lvlJc w:val="left"/>
      <w:pPr>
        <w:ind w:left="13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B154C7"/>
    <w:multiLevelType w:val="hybridMultilevel"/>
    <w:tmpl w:val="FFFFFFFF"/>
    <w:lvl w:ilvl="0" w:tplc="A07C333E">
      <w:start w:val="1"/>
      <w:numFmt w:val="bullet"/>
      <w:lvlText w:val=""/>
      <w:lvlJc w:val="left"/>
      <w:pPr>
        <w:ind w:left="720" w:hanging="360"/>
      </w:pPr>
      <w:rPr>
        <w:rFonts w:hint="default" w:ascii="Symbol" w:hAnsi="Symbol"/>
      </w:rPr>
    </w:lvl>
    <w:lvl w:ilvl="1" w:tplc="2E887414">
      <w:start w:val="1"/>
      <w:numFmt w:val="bullet"/>
      <w:lvlText w:val="o"/>
      <w:lvlJc w:val="left"/>
      <w:pPr>
        <w:ind w:left="1440" w:hanging="360"/>
      </w:pPr>
      <w:rPr>
        <w:rFonts w:hint="default" w:ascii="Courier New" w:hAnsi="Courier New"/>
      </w:rPr>
    </w:lvl>
    <w:lvl w:ilvl="2" w:tplc="B29EF64E">
      <w:start w:val="1"/>
      <w:numFmt w:val="bullet"/>
      <w:lvlText w:val=""/>
      <w:lvlJc w:val="left"/>
      <w:pPr>
        <w:ind w:left="2160" w:hanging="360"/>
      </w:pPr>
      <w:rPr>
        <w:rFonts w:hint="default" w:ascii="Wingdings" w:hAnsi="Wingdings"/>
      </w:rPr>
    </w:lvl>
    <w:lvl w:ilvl="3" w:tplc="9990BD0E">
      <w:start w:val="1"/>
      <w:numFmt w:val="bullet"/>
      <w:lvlText w:val=""/>
      <w:lvlJc w:val="left"/>
      <w:pPr>
        <w:ind w:left="2880" w:hanging="360"/>
      </w:pPr>
      <w:rPr>
        <w:rFonts w:hint="default" w:ascii="Symbol" w:hAnsi="Symbol"/>
      </w:rPr>
    </w:lvl>
    <w:lvl w:ilvl="4" w:tplc="6660E880">
      <w:start w:val="1"/>
      <w:numFmt w:val="bullet"/>
      <w:lvlText w:val="o"/>
      <w:lvlJc w:val="left"/>
      <w:pPr>
        <w:ind w:left="3600" w:hanging="360"/>
      </w:pPr>
      <w:rPr>
        <w:rFonts w:hint="default" w:ascii="Courier New" w:hAnsi="Courier New"/>
      </w:rPr>
    </w:lvl>
    <w:lvl w:ilvl="5" w:tplc="38AC9120">
      <w:start w:val="1"/>
      <w:numFmt w:val="bullet"/>
      <w:lvlText w:val=""/>
      <w:lvlJc w:val="left"/>
      <w:pPr>
        <w:ind w:left="4320" w:hanging="360"/>
      </w:pPr>
      <w:rPr>
        <w:rFonts w:hint="default" w:ascii="Wingdings" w:hAnsi="Wingdings"/>
      </w:rPr>
    </w:lvl>
    <w:lvl w:ilvl="6" w:tplc="E8B63CB6">
      <w:start w:val="1"/>
      <w:numFmt w:val="bullet"/>
      <w:lvlText w:val=""/>
      <w:lvlJc w:val="left"/>
      <w:pPr>
        <w:ind w:left="5040" w:hanging="360"/>
      </w:pPr>
      <w:rPr>
        <w:rFonts w:hint="default" w:ascii="Symbol" w:hAnsi="Symbol"/>
      </w:rPr>
    </w:lvl>
    <w:lvl w:ilvl="7" w:tplc="A3824AD0">
      <w:start w:val="1"/>
      <w:numFmt w:val="bullet"/>
      <w:lvlText w:val="o"/>
      <w:lvlJc w:val="left"/>
      <w:pPr>
        <w:ind w:left="5760" w:hanging="360"/>
      </w:pPr>
      <w:rPr>
        <w:rFonts w:hint="default" w:ascii="Courier New" w:hAnsi="Courier New"/>
      </w:rPr>
    </w:lvl>
    <w:lvl w:ilvl="8" w:tplc="61BE3242">
      <w:start w:val="1"/>
      <w:numFmt w:val="bullet"/>
      <w:lvlText w:val=""/>
      <w:lvlJc w:val="left"/>
      <w:pPr>
        <w:ind w:left="6480" w:hanging="360"/>
      </w:pPr>
      <w:rPr>
        <w:rFonts w:hint="default" w:ascii="Wingdings" w:hAnsi="Wingdings"/>
      </w:rPr>
    </w:lvl>
  </w:abstractNum>
  <w:abstractNum w:abstractNumId="1" w15:restartNumberingAfterBreak="0">
    <w:nsid w:val="11C9A6CD"/>
    <w:multiLevelType w:val="hybridMultilevel"/>
    <w:tmpl w:val="FFFFFFFF"/>
    <w:lvl w:ilvl="0" w:tplc="176E6036">
      <w:start w:val="1"/>
      <w:numFmt w:val="bullet"/>
      <w:lvlText w:val=""/>
      <w:lvlJc w:val="left"/>
      <w:pPr>
        <w:ind w:left="720" w:hanging="360"/>
      </w:pPr>
      <w:rPr>
        <w:rFonts w:hint="default" w:ascii="Symbol" w:hAnsi="Symbol"/>
      </w:rPr>
    </w:lvl>
    <w:lvl w:ilvl="1" w:tplc="86CEF03E">
      <w:start w:val="1"/>
      <w:numFmt w:val="bullet"/>
      <w:lvlText w:val="o"/>
      <w:lvlJc w:val="left"/>
      <w:pPr>
        <w:ind w:left="1440" w:hanging="360"/>
      </w:pPr>
      <w:rPr>
        <w:rFonts w:hint="default" w:ascii="Courier New" w:hAnsi="Courier New"/>
      </w:rPr>
    </w:lvl>
    <w:lvl w:ilvl="2" w:tplc="1F683AE8">
      <w:start w:val="1"/>
      <w:numFmt w:val="bullet"/>
      <w:lvlText w:val=""/>
      <w:lvlJc w:val="left"/>
      <w:pPr>
        <w:ind w:left="2160" w:hanging="360"/>
      </w:pPr>
      <w:rPr>
        <w:rFonts w:hint="default" w:ascii="Wingdings" w:hAnsi="Wingdings"/>
      </w:rPr>
    </w:lvl>
    <w:lvl w:ilvl="3" w:tplc="636A431E">
      <w:start w:val="1"/>
      <w:numFmt w:val="bullet"/>
      <w:lvlText w:val=""/>
      <w:lvlJc w:val="left"/>
      <w:pPr>
        <w:ind w:left="2880" w:hanging="360"/>
      </w:pPr>
      <w:rPr>
        <w:rFonts w:hint="default" w:ascii="Symbol" w:hAnsi="Symbol"/>
      </w:rPr>
    </w:lvl>
    <w:lvl w:ilvl="4" w:tplc="31B0B1E4">
      <w:start w:val="1"/>
      <w:numFmt w:val="bullet"/>
      <w:lvlText w:val="o"/>
      <w:lvlJc w:val="left"/>
      <w:pPr>
        <w:ind w:left="3600" w:hanging="360"/>
      </w:pPr>
      <w:rPr>
        <w:rFonts w:hint="default" w:ascii="Courier New" w:hAnsi="Courier New"/>
      </w:rPr>
    </w:lvl>
    <w:lvl w:ilvl="5" w:tplc="FB9A0A68">
      <w:start w:val="1"/>
      <w:numFmt w:val="bullet"/>
      <w:lvlText w:val=""/>
      <w:lvlJc w:val="left"/>
      <w:pPr>
        <w:ind w:left="4320" w:hanging="360"/>
      </w:pPr>
      <w:rPr>
        <w:rFonts w:hint="default" w:ascii="Wingdings" w:hAnsi="Wingdings"/>
      </w:rPr>
    </w:lvl>
    <w:lvl w:ilvl="6" w:tplc="9DA2CC88">
      <w:start w:val="1"/>
      <w:numFmt w:val="bullet"/>
      <w:lvlText w:val=""/>
      <w:lvlJc w:val="left"/>
      <w:pPr>
        <w:ind w:left="5040" w:hanging="360"/>
      </w:pPr>
      <w:rPr>
        <w:rFonts w:hint="default" w:ascii="Symbol" w:hAnsi="Symbol"/>
      </w:rPr>
    </w:lvl>
    <w:lvl w:ilvl="7" w:tplc="25F2263A">
      <w:start w:val="1"/>
      <w:numFmt w:val="bullet"/>
      <w:lvlText w:val="o"/>
      <w:lvlJc w:val="left"/>
      <w:pPr>
        <w:ind w:left="5760" w:hanging="360"/>
      </w:pPr>
      <w:rPr>
        <w:rFonts w:hint="default" w:ascii="Courier New" w:hAnsi="Courier New"/>
      </w:rPr>
    </w:lvl>
    <w:lvl w:ilvl="8" w:tplc="D3F63EEE">
      <w:start w:val="1"/>
      <w:numFmt w:val="bullet"/>
      <w:lvlText w:val=""/>
      <w:lvlJc w:val="left"/>
      <w:pPr>
        <w:ind w:left="6480" w:hanging="360"/>
      </w:pPr>
      <w:rPr>
        <w:rFonts w:hint="default" w:ascii="Wingdings" w:hAnsi="Wingdings"/>
      </w:rPr>
    </w:lvl>
  </w:abstractNum>
  <w:abstractNum w:abstractNumId="2" w15:restartNumberingAfterBreak="0">
    <w:nsid w:val="15074F41"/>
    <w:multiLevelType w:val="hybridMultilevel"/>
    <w:tmpl w:val="FFFFFFFF"/>
    <w:lvl w:ilvl="0" w:tplc="C3286928">
      <w:start w:val="1"/>
      <w:numFmt w:val="bullet"/>
      <w:lvlText w:val=""/>
      <w:lvlJc w:val="left"/>
      <w:pPr>
        <w:ind w:left="720" w:hanging="360"/>
      </w:pPr>
      <w:rPr>
        <w:rFonts w:hint="default" w:ascii="Symbol" w:hAnsi="Symbol"/>
      </w:rPr>
    </w:lvl>
    <w:lvl w:ilvl="1" w:tplc="B276ECEA">
      <w:start w:val="1"/>
      <w:numFmt w:val="bullet"/>
      <w:lvlText w:val="o"/>
      <w:lvlJc w:val="left"/>
      <w:pPr>
        <w:ind w:left="1440" w:hanging="360"/>
      </w:pPr>
      <w:rPr>
        <w:rFonts w:hint="default" w:ascii="Courier New" w:hAnsi="Courier New"/>
      </w:rPr>
    </w:lvl>
    <w:lvl w:ilvl="2" w:tplc="544099C2">
      <w:start w:val="1"/>
      <w:numFmt w:val="bullet"/>
      <w:lvlText w:val=""/>
      <w:lvlJc w:val="left"/>
      <w:pPr>
        <w:ind w:left="2160" w:hanging="360"/>
      </w:pPr>
      <w:rPr>
        <w:rFonts w:hint="default" w:ascii="Wingdings" w:hAnsi="Wingdings"/>
      </w:rPr>
    </w:lvl>
    <w:lvl w:ilvl="3" w:tplc="111A8FD4">
      <w:start w:val="1"/>
      <w:numFmt w:val="bullet"/>
      <w:lvlText w:val=""/>
      <w:lvlJc w:val="left"/>
      <w:pPr>
        <w:ind w:left="2880" w:hanging="360"/>
      </w:pPr>
      <w:rPr>
        <w:rFonts w:hint="default" w:ascii="Symbol" w:hAnsi="Symbol"/>
      </w:rPr>
    </w:lvl>
    <w:lvl w:ilvl="4" w:tplc="23745D2E">
      <w:start w:val="1"/>
      <w:numFmt w:val="bullet"/>
      <w:lvlText w:val="o"/>
      <w:lvlJc w:val="left"/>
      <w:pPr>
        <w:ind w:left="3600" w:hanging="360"/>
      </w:pPr>
      <w:rPr>
        <w:rFonts w:hint="default" w:ascii="Courier New" w:hAnsi="Courier New"/>
      </w:rPr>
    </w:lvl>
    <w:lvl w:ilvl="5" w:tplc="47DE7A68">
      <w:start w:val="1"/>
      <w:numFmt w:val="bullet"/>
      <w:lvlText w:val=""/>
      <w:lvlJc w:val="left"/>
      <w:pPr>
        <w:ind w:left="4320" w:hanging="360"/>
      </w:pPr>
      <w:rPr>
        <w:rFonts w:hint="default" w:ascii="Wingdings" w:hAnsi="Wingdings"/>
      </w:rPr>
    </w:lvl>
    <w:lvl w:ilvl="6" w:tplc="55FCF8BE">
      <w:start w:val="1"/>
      <w:numFmt w:val="bullet"/>
      <w:lvlText w:val=""/>
      <w:lvlJc w:val="left"/>
      <w:pPr>
        <w:ind w:left="5040" w:hanging="360"/>
      </w:pPr>
      <w:rPr>
        <w:rFonts w:hint="default" w:ascii="Symbol" w:hAnsi="Symbol"/>
      </w:rPr>
    </w:lvl>
    <w:lvl w:ilvl="7" w:tplc="357AED2C">
      <w:start w:val="1"/>
      <w:numFmt w:val="bullet"/>
      <w:lvlText w:val="o"/>
      <w:lvlJc w:val="left"/>
      <w:pPr>
        <w:ind w:left="5760" w:hanging="360"/>
      </w:pPr>
      <w:rPr>
        <w:rFonts w:hint="default" w:ascii="Courier New" w:hAnsi="Courier New"/>
      </w:rPr>
    </w:lvl>
    <w:lvl w:ilvl="8" w:tplc="5C1AD83E">
      <w:start w:val="1"/>
      <w:numFmt w:val="bullet"/>
      <w:lvlText w:val=""/>
      <w:lvlJc w:val="left"/>
      <w:pPr>
        <w:ind w:left="6480" w:hanging="360"/>
      </w:pPr>
      <w:rPr>
        <w:rFonts w:hint="default" w:ascii="Wingdings" w:hAnsi="Wingdings"/>
      </w:rPr>
    </w:lvl>
  </w:abstractNum>
  <w:abstractNum w:abstractNumId="3" w15:restartNumberingAfterBreak="0">
    <w:nsid w:val="3A9C5BAF"/>
    <w:multiLevelType w:val="hybridMultilevel"/>
    <w:tmpl w:val="FFFFFFFF"/>
    <w:lvl w:ilvl="0" w:tplc="D9B800C4">
      <w:start w:val="1"/>
      <w:numFmt w:val="bullet"/>
      <w:lvlText w:val=""/>
      <w:lvlJc w:val="left"/>
      <w:pPr>
        <w:ind w:left="720" w:hanging="360"/>
      </w:pPr>
      <w:rPr>
        <w:rFonts w:hint="default" w:ascii="Symbol" w:hAnsi="Symbol"/>
      </w:rPr>
    </w:lvl>
    <w:lvl w:ilvl="1" w:tplc="D7F2EB48">
      <w:start w:val="1"/>
      <w:numFmt w:val="bullet"/>
      <w:lvlText w:val="o"/>
      <w:lvlJc w:val="left"/>
      <w:pPr>
        <w:ind w:left="1440" w:hanging="360"/>
      </w:pPr>
      <w:rPr>
        <w:rFonts w:hint="default" w:ascii="Courier New" w:hAnsi="Courier New"/>
      </w:rPr>
    </w:lvl>
    <w:lvl w:ilvl="2" w:tplc="A6C442D2">
      <w:start w:val="1"/>
      <w:numFmt w:val="bullet"/>
      <w:lvlText w:val=""/>
      <w:lvlJc w:val="left"/>
      <w:pPr>
        <w:ind w:left="2160" w:hanging="360"/>
      </w:pPr>
      <w:rPr>
        <w:rFonts w:hint="default" w:ascii="Wingdings" w:hAnsi="Wingdings"/>
      </w:rPr>
    </w:lvl>
    <w:lvl w:ilvl="3" w:tplc="02DC2614">
      <w:start w:val="1"/>
      <w:numFmt w:val="bullet"/>
      <w:lvlText w:val=""/>
      <w:lvlJc w:val="left"/>
      <w:pPr>
        <w:ind w:left="2880" w:hanging="360"/>
      </w:pPr>
      <w:rPr>
        <w:rFonts w:hint="default" w:ascii="Symbol" w:hAnsi="Symbol"/>
      </w:rPr>
    </w:lvl>
    <w:lvl w:ilvl="4" w:tplc="55262460">
      <w:start w:val="1"/>
      <w:numFmt w:val="bullet"/>
      <w:lvlText w:val="o"/>
      <w:lvlJc w:val="left"/>
      <w:pPr>
        <w:ind w:left="3600" w:hanging="360"/>
      </w:pPr>
      <w:rPr>
        <w:rFonts w:hint="default" w:ascii="Courier New" w:hAnsi="Courier New"/>
      </w:rPr>
    </w:lvl>
    <w:lvl w:ilvl="5" w:tplc="D3CEFD0A">
      <w:start w:val="1"/>
      <w:numFmt w:val="bullet"/>
      <w:lvlText w:val=""/>
      <w:lvlJc w:val="left"/>
      <w:pPr>
        <w:ind w:left="4320" w:hanging="360"/>
      </w:pPr>
      <w:rPr>
        <w:rFonts w:hint="default" w:ascii="Wingdings" w:hAnsi="Wingdings"/>
      </w:rPr>
    </w:lvl>
    <w:lvl w:ilvl="6" w:tplc="094C1CCC">
      <w:start w:val="1"/>
      <w:numFmt w:val="bullet"/>
      <w:lvlText w:val=""/>
      <w:lvlJc w:val="left"/>
      <w:pPr>
        <w:ind w:left="5040" w:hanging="360"/>
      </w:pPr>
      <w:rPr>
        <w:rFonts w:hint="default" w:ascii="Symbol" w:hAnsi="Symbol"/>
      </w:rPr>
    </w:lvl>
    <w:lvl w:ilvl="7" w:tplc="2EF26DE8">
      <w:start w:val="1"/>
      <w:numFmt w:val="bullet"/>
      <w:lvlText w:val="o"/>
      <w:lvlJc w:val="left"/>
      <w:pPr>
        <w:ind w:left="5760" w:hanging="360"/>
      </w:pPr>
      <w:rPr>
        <w:rFonts w:hint="default" w:ascii="Courier New" w:hAnsi="Courier New"/>
      </w:rPr>
    </w:lvl>
    <w:lvl w:ilvl="8" w:tplc="D1BA7F5E">
      <w:start w:val="1"/>
      <w:numFmt w:val="bullet"/>
      <w:lvlText w:val=""/>
      <w:lvlJc w:val="left"/>
      <w:pPr>
        <w:ind w:left="6480" w:hanging="360"/>
      </w:pPr>
      <w:rPr>
        <w:rFonts w:hint="default" w:ascii="Wingdings" w:hAnsi="Wingdings"/>
      </w:rPr>
    </w:lvl>
  </w:abstractNum>
  <w:abstractNum w:abstractNumId="4" w15:restartNumberingAfterBreak="0">
    <w:nsid w:val="5A810C7A"/>
    <w:multiLevelType w:val="hybridMultilevel"/>
    <w:tmpl w:val="FFFFFFFF"/>
    <w:lvl w:ilvl="0" w:tplc="C66211F4">
      <w:start w:val="1"/>
      <w:numFmt w:val="bullet"/>
      <w:lvlText w:val=""/>
      <w:lvlJc w:val="left"/>
      <w:pPr>
        <w:ind w:left="720" w:hanging="360"/>
      </w:pPr>
      <w:rPr>
        <w:rFonts w:hint="default" w:ascii="Symbol" w:hAnsi="Symbol"/>
      </w:rPr>
    </w:lvl>
    <w:lvl w:ilvl="1" w:tplc="372E31D2">
      <w:start w:val="1"/>
      <w:numFmt w:val="bullet"/>
      <w:lvlText w:val="o"/>
      <w:lvlJc w:val="left"/>
      <w:pPr>
        <w:ind w:left="1440" w:hanging="360"/>
      </w:pPr>
      <w:rPr>
        <w:rFonts w:hint="default" w:ascii="Courier New" w:hAnsi="Courier New"/>
      </w:rPr>
    </w:lvl>
    <w:lvl w:ilvl="2" w:tplc="BA0028DA">
      <w:start w:val="1"/>
      <w:numFmt w:val="bullet"/>
      <w:lvlText w:val=""/>
      <w:lvlJc w:val="left"/>
      <w:pPr>
        <w:ind w:left="2160" w:hanging="360"/>
      </w:pPr>
      <w:rPr>
        <w:rFonts w:hint="default" w:ascii="Wingdings" w:hAnsi="Wingdings"/>
      </w:rPr>
    </w:lvl>
    <w:lvl w:ilvl="3" w:tplc="9DD6AD46">
      <w:start w:val="1"/>
      <w:numFmt w:val="bullet"/>
      <w:lvlText w:val=""/>
      <w:lvlJc w:val="left"/>
      <w:pPr>
        <w:ind w:left="2880" w:hanging="360"/>
      </w:pPr>
      <w:rPr>
        <w:rFonts w:hint="default" w:ascii="Symbol" w:hAnsi="Symbol"/>
      </w:rPr>
    </w:lvl>
    <w:lvl w:ilvl="4" w:tplc="F3547754">
      <w:start w:val="1"/>
      <w:numFmt w:val="bullet"/>
      <w:lvlText w:val="o"/>
      <w:lvlJc w:val="left"/>
      <w:pPr>
        <w:ind w:left="3600" w:hanging="360"/>
      </w:pPr>
      <w:rPr>
        <w:rFonts w:hint="default" w:ascii="Courier New" w:hAnsi="Courier New"/>
      </w:rPr>
    </w:lvl>
    <w:lvl w:ilvl="5" w:tplc="3586C1A6">
      <w:start w:val="1"/>
      <w:numFmt w:val="bullet"/>
      <w:lvlText w:val=""/>
      <w:lvlJc w:val="left"/>
      <w:pPr>
        <w:ind w:left="4320" w:hanging="360"/>
      </w:pPr>
      <w:rPr>
        <w:rFonts w:hint="default" w:ascii="Wingdings" w:hAnsi="Wingdings"/>
      </w:rPr>
    </w:lvl>
    <w:lvl w:ilvl="6" w:tplc="7C7AF278">
      <w:start w:val="1"/>
      <w:numFmt w:val="bullet"/>
      <w:lvlText w:val=""/>
      <w:lvlJc w:val="left"/>
      <w:pPr>
        <w:ind w:left="5040" w:hanging="360"/>
      </w:pPr>
      <w:rPr>
        <w:rFonts w:hint="default" w:ascii="Symbol" w:hAnsi="Symbol"/>
      </w:rPr>
    </w:lvl>
    <w:lvl w:ilvl="7" w:tplc="7E809A90">
      <w:start w:val="1"/>
      <w:numFmt w:val="bullet"/>
      <w:lvlText w:val="o"/>
      <w:lvlJc w:val="left"/>
      <w:pPr>
        <w:ind w:left="5760" w:hanging="360"/>
      </w:pPr>
      <w:rPr>
        <w:rFonts w:hint="default" w:ascii="Courier New" w:hAnsi="Courier New"/>
      </w:rPr>
    </w:lvl>
    <w:lvl w:ilvl="8" w:tplc="2A402E48">
      <w:start w:val="1"/>
      <w:numFmt w:val="bullet"/>
      <w:lvlText w:val=""/>
      <w:lvlJc w:val="left"/>
      <w:pPr>
        <w:ind w:left="6480" w:hanging="360"/>
      </w:pPr>
      <w:rPr>
        <w:rFonts w:hint="default" w:ascii="Wingdings" w:hAnsi="Wingdings"/>
      </w:rPr>
    </w:lvl>
  </w:abstractNum>
  <w:abstractNum w:abstractNumId="5" w15:restartNumberingAfterBreak="0">
    <w:nsid w:val="77CE7FF5"/>
    <w:multiLevelType w:val="hybridMultilevel"/>
    <w:tmpl w:val="FFFFFFFF"/>
    <w:lvl w:ilvl="0" w:tplc="BBF2E29A">
      <w:start w:val="1"/>
      <w:numFmt w:val="decimal"/>
      <w:lvlText w:val="%1."/>
      <w:lvlJc w:val="left"/>
      <w:pPr>
        <w:ind w:left="720" w:hanging="360"/>
      </w:pPr>
    </w:lvl>
    <w:lvl w:ilvl="1" w:tplc="D3E21F76">
      <w:start w:val="1"/>
      <w:numFmt w:val="lowerLetter"/>
      <w:lvlText w:val="%2."/>
      <w:lvlJc w:val="left"/>
      <w:pPr>
        <w:ind w:left="1440" w:hanging="360"/>
      </w:pPr>
    </w:lvl>
    <w:lvl w:ilvl="2" w:tplc="60565154">
      <w:start w:val="1"/>
      <w:numFmt w:val="lowerRoman"/>
      <w:lvlText w:val="%3."/>
      <w:lvlJc w:val="right"/>
      <w:pPr>
        <w:ind w:left="2160" w:hanging="180"/>
      </w:pPr>
    </w:lvl>
    <w:lvl w:ilvl="3" w:tplc="6F80DD4C">
      <w:start w:val="1"/>
      <w:numFmt w:val="decimal"/>
      <w:lvlText w:val="%4."/>
      <w:lvlJc w:val="left"/>
      <w:pPr>
        <w:ind w:left="2880" w:hanging="360"/>
      </w:pPr>
    </w:lvl>
    <w:lvl w:ilvl="4" w:tplc="51F48E7E">
      <w:start w:val="1"/>
      <w:numFmt w:val="lowerLetter"/>
      <w:lvlText w:val="%5."/>
      <w:lvlJc w:val="left"/>
      <w:pPr>
        <w:ind w:left="3600" w:hanging="360"/>
      </w:pPr>
    </w:lvl>
    <w:lvl w:ilvl="5" w:tplc="E7600326">
      <w:start w:val="1"/>
      <w:numFmt w:val="lowerRoman"/>
      <w:lvlText w:val="%6."/>
      <w:lvlJc w:val="right"/>
      <w:pPr>
        <w:ind w:left="4320" w:hanging="180"/>
      </w:pPr>
    </w:lvl>
    <w:lvl w:ilvl="6" w:tplc="29368BAE">
      <w:start w:val="1"/>
      <w:numFmt w:val="decimal"/>
      <w:lvlText w:val="%7."/>
      <w:lvlJc w:val="left"/>
      <w:pPr>
        <w:ind w:left="5040" w:hanging="360"/>
      </w:pPr>
    </w:lvl>
    <w:lvl w:ilvl="7" w:tplc="1C786F6A">
      <w:start w:val="1"/>
      <w:numFmt w:val="lowerLetter"/>
      <w:lvlText w:val="%8."/>
      <w:lvlJc w:val="left"/>
      <w:pPr>
        <w:ind w:left="5760" w:hanging="360"/>
      </w:pPr>
    </w:lvl>
    <w:lvl w:ilvl="8" w:tplc="9A0C253C">
      <w:start w:val="1"/>
      <w:numFmt w:val="lowerRoman"/>
      <w:lvlText w:val="%9."/>
      <w:lvlJc w:val="right"/>
      <w:pPr>
        <w:ind w:left="6480" w:hanging="180"/>
      </w:pPr>
    </w:lvl>
  </w:abstractNum>
  <w:abstractNum w:abstractNumId="6" w15:restartNumberingAfterBreak="0">
    <w:nsid w:val="7BF6AE3C"/>
    <w:multiLevelType w:val="hybridMultilevel"/>
    <w:tmpl w:val="FFFFFFFF"/>
    <w:lvl w:ilvl="0" w:tplc="803882CA">
      <w:start w:val="1"/>
      <w:numFmt w:val="bullet"/>
      <w:lvlText w:val=""/>
      <w:lvlJc w:val="left"/>
      <w:pPr>
        <w:ind w:left="720" w:hanging="360"/>
      </w:pPr>
      <w:rPr>
        <w:rFonts w:hint="default" w:ascii="Symbol" w:hAnsi="Symbol"/>
      </w:rPr>
    </w:lvl>
    <w:lvl w:ilvl="1" w:tplc="22A2EB34">
      <w:start w:val="1"/>
      <w:numFmt w:val="bullet"/>
      <w:lvlText w:val="o"/>
      <w:lvlJc w:val="left"/>
      <w:pPr>
        <w:ind w:left="1440" w:hanging="360"/>
      </w:pPr>
      <w:rPr>
        <w:rFonts w:hint="default" w:ascii="Courier New" w:hAnsi="Courier New"/>
      </w:rPr>
    </w:lvl>
    <w:lvl w:ilvl="2" w:tplc="CB843CB8">
      <w:start w:val="1"/>
      <w:numFmt w:val="bullet"/>
      <w:lvlText w:val=""/>
      <w:lvlJc w:val="left"/>
      <w:pPr>
        <w:ind w:left="2160" w:hanging="360"/>
      </w:pPr>
      <w:rPr>
        <w:rFonts w:hint="default" w:ascii="Wingdings" w:hAnsi="Wingdings"/>
      </w:rPr>
    </w:lvl>
    <w:lvl w:ilvl="3" w:tplc="CDE66742">
      <w:start w:val="1"/>
      <w:numFmt w:val="bullet"/>
      <w:lvlText w:val=""/>
      <w:lvlJc w:val="left"/>
      <w:pPr>
        <w:ind w:left="2880" w:hanging="360"/>
      </w:pPr>
      <w:rPr>
        <w:rFonts w:hint="default" w:ascii="Symbol" w:hAnsi="Symbol"/>
      </w:rPr>
    </w:lvl>
    <w:lvl w:ilvl="4" w:tplc="E72AFE30">
      <w:start w:val="1"/>
      <w:numFmt w:val="bullet"/>
      <w:lvlText w:val="o"/>
      <w:lvlJc w:val="left"/>
      <w:pPr>
        <w:ind w:left="3600" w:hanging="360"/>
      </w:pPr>
      <w:rPr>
        <w:rFonts w:hint="default" w:ascii="Courier New" w:hAnsi="Courier New"/>
      </w:rPr>
    </w:lvl>
    <w:lvl w:ilvl="5" w:tplc="3A66B8BA">
      <w:start w:val="1"/>
      <w:numFmt w:val="bullet"/>
      <w:lvlText w:val=""/>
      <w:lvlJc w:val="left"/>
      <w:pPr>
        <w:ind w:left="4320" w:hanging="360"/>
      </w:pPr>
      <w:rPr>
        <w:rFonts w:hint="default" w:ascii="Wingdings" w:hAnsi="Wingdings"/>
      </w:rPr>
    </w:lvl>
    <w:lvl w:ilvl="6" w:tplc="3C7CF12C">
      <w:start w:val="1"/>
      <w:numFmt w:val="bullet"/>
      <w:lvlText w:val=""/>
      <w:lvlJc w:val="left"/>
      <w:pPr>
        <w:ind w:left="5040" w:hanging="360"/>
      </w:pPr>
      <w:rPr>
        <w:rFonts w:hint="default" w:ascii="Symbol" w:hAnsi="Symbol"/>
      </w:rPr>
    </w:lvl>
    <w:lvl w:ilvl="7" w:tplc="EAB0E3DC">
      <w:start w:val="1"/>
      <w:numFmt w:val="bullet"/>
      <w:lvlText w:val="o"/>
      <w:lvlJc w:val="left"/>
      <w:pPr>
        <w:ind w:left="5760" w:hanging="360"/>
      </w:pPr>
      <w:rPr>
        <w:rFonts w:hint="default" w:ascii="Courier New" w:hAnsi="Courier New"/>
      </w:rPr>
    </w:lvl>
    <w:lvl w:ilvl="8" w:tplc="05DC30E8">
      <w:start w:val="1"/>
      <w:numFmt w:val="bullet"/>
      <w:lvlText w:val=""/>
      <w:lvlJc w:val="left"/>
      <w:pPr>
        <w:ind w:left="6480" w:hanging="360"/>
      </w:pPr>
      <w:rPr>
        <w:rFonts w:hint="default" w:ascii="Wingdings" w:hAnsi="Wingdings"/>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317611860">
    <w:abstractNumId w:val="6"/>
  </w:num>
  <w:num w:numId="2" w16cid:durableId="153185366">
    <w:abstractNumId w:val="2"/>
  </w:num>
  <w:num w:numId="3" w16cid:durableId="1981767751">
    <w:abstractNumId w:val="3"/>
  </w:num>
  <w:num w:numId="4" w16cid:durableId="306253434">
    <w:abstractNumId w:val="0"/>
  </w:num>
  <w:num w:numId="5" w16cid:durableId="475608801">
    <w:abstractNumId w:val="4"/>
  </w:num>
  <w:num w:numId="6" w16cid:durableId="481822803">
    <w:abstractNumId w:val="5"/>
  </w:num>
  <w:num w:numId="7" w16cid:durableId="92132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8C981D"/>
    <w:rsid w:val="000028DD"/>
    <w:rsid w:val="00003170"/>
    <w:rsid w:val="0000441C"/>
    <w:rsid w:val="0000574E"/>
    <w:rsid w:val="0000578E"/>
    <w:rsid w:val="00005834"/>
    <w:rsid w:val="00010947"/>
    <w:rsid w:val="00012DB6"/>
    <w:rsid w:val="00012EB6"/>
    <w:rsid w:val="000137CF"/>
    <w:rsid w:val="000208EC"/>
    <w:rsid w:val="00022796"/>
    <w:rsid w:val="0002326B"/>
    <w:rsid w:val="00026E45"/>
    <w:rsid w:val="00027AC6"/>
    <w:rsid w:val="00035DD5"/>
    <w:rsid w:val="00043737"/>
    <w:rsid w:val="00043E88"/>
    <w:rsid w:val="000444F9"/>
    <w:rsid w:val="00047D86"/>
    <w:rsid w:val="00051288"/>
    <w:rsid w:val="00060623"/>
    <w:rsid w:val="00065B92"/>
    <w:rsid w:val="000671CB"/>
    <w:rsid w:val="000708A6"/>
    <w:rsid w:val="00077FA9"/>
    <w:rsid w:val="00081D3A"/>
    <w:rsid w:val="00082D82"/>
    <w:rsid w:val="000853FC"/>
    <w:rsid w:val="00085AF4"/>
    <w:rsid w:val="000875E4"/>
    <w:rsid w:val="00087F78"/>
    <w:rsid w:val="00093E3D"/>
    <w:rsid w:val="000958AB"/>
    <w:rsid w:val="000974A0"/>
    <w:rsid w:val="000A13DA"/>
    <w:rsid w:val="000A2C15"/>
    <w:rsid w:val="000A6270"/>
    <w:rsid w:val="000AE21E"/>
    <w:rsid w:val="000B337E"/>
    <w:rsid w:val="000B5FD0"/>
    <w:rsid w:val="000B68F0"/>
    <w:rsid w:val="000B702F"/>
    <w:rsid w:val="000C34EC"/>
    <w:rsid w:val="000C3594"/>
    <w:rsid w:val="000C4C92"/>
    <w:rsid w:val="000C6625"/>
    <w:rsid w:val="000CF5E0"/>
    <w:rsid w:val="000D2923"/>
    <w:rsid w:val="000E09D0"/>
    <w:rsid w:val="000E147D"/>
    <w:rsid w:val="000E40BC"/>
    <w:rsid w:val="000E4C02"/>
    <w:rsid w:val="000E72CC"/>
    <w:rsid w:val="000E7727"/>
    <w:rsid w:val="000F78F7"/>
    <w:rsid w:val="000F7D3F"/>
    <w:rsid w:val="001014B1"/>
    <w:rsid w:val="00101CEF"/>
    <w:rsid w:val="00101D67"/>
    <w:rsid w:val="00101EA1"/>
    <w:rsid w:val="001049B0"/>
    <w:rsid w:val="001164CE"/>
    <w:rsid w:val="001177BA"/>
    <w:rsid w:val="00120056"/>
    <w:rsid w:val="001213C2"/>
    <w:rsid w:val="001218A5"/>
    <w:rsid w:val="001242C4"/>
    <w:rsid w:val="001255AB"/>
    <w:rsid w:val="00126BC2"/>
    <w:rsid w:val="001313BC"/>
    <w:rsid w:val="00132BFD"/>
    <w:rsid w:val="00133363"/>
    <w:rsid w:val="0013359D"/>
    <w:rsid w:val="001340E5"/>
    <w:rsid w:val="0013450F"/>
    <w:rsid w:val="001348A8"/>
    <w:rsid w:val="00135C86"/>
    <w:rsid w:val="0013617B"/>
    <w:rsid w:val="001445FB"/>
    <w:rsid w:val="001456A6"/>
    <w:rsid w:val="00145724"/>
    <w:rsid w:val="00151E5F"/>
    <w:rsid w:val="001521F0"/>
    <w:rsid w:val="00153BBE"/>
    <w:rsid w:val="00156E6E"/>
    <w:rsid w:val="00156F72"/>
    <w:rsid w:val="00157EE2"/>
    <w:rsid w:val="00164B96"/>
    <w:rsid w:val="00164CF9"/>
    <w:rsid w:val="00165CAA"/>
    <w:rsid w:val="001672FC"/>
    <w:rsid w:val="0016752B"/>
    <w:rsid w:val="00173B20"/>
    <w:rsid w:val="001748AF"/>
    <w:rsid w:val="001778AF"/>
    <w:rsid w:val="0018318B"/>
    <w:rsid w:val="00184F16"/>
    <w:rsid w:val="001A19D8"/>
    <w:rsid w:val="001A1D54"/>
    <w:rsid w:val="001A2311"/>
    <w:rsid w:val="001A2BFD"/>
    <w:rsid w:val="001A3253"/>
    <w:rsid w:val="001A49A8"/>
    <w:rsid w:val="001A6FC0"/>
    <w:rsid w:val="001B0681"/>
    <w:rsid w:val="001B276B"/>
    <w:rsid w:val="001B3C53"/>
    <w:rsid w:val="001B4B03"/>
    <w:rsid w:val="001B4C79"/>
    <w:rsid w:val="001B59D5"/>
    <w:rsid w:val="001B76F7"/>
    <w:rsid w:val="001C00A9"/>
    <w:rsid w:val="001C1002"/>
    <w:rsid w:val="001C685F"/>
    <w:rsid w:val="001C7AB3"/>
    <w:rsid w:val="001D24B1"/>
    <w:rsid w:val="001D27CE"/>
    <w:rsid w:val="001D2D61"/>
    <w:rsid w:val="001D3677"/>
    <w:rsid w:val="001D4DDA"/>
    <w:rsid w:val="001D6E06"/>
    <w:rsid w:val="001D6E1E"/>
    <w:rsid w:val="001E06B3"/>
    <w:rsid w:val="001E0C21"/>
    <w:rsid w:val="001E4F66"/>
    <w:rsid w:val="001F11E1"/>
    <w:rsid w:val="001F4120"/>
    <w:rsid w:val="001F54C1"/>
    <w:rsid w:val="001F563B"/>
    <w:rsid w:val="002056AE"/>
    <w:rsid w:val="00207CA1"/>
    <w:rsid w:val="00207EF3"/>
    <w:rsid w:val="00214448"/>
    <w:rsid w:val="00215037"/>
    <w:rsid w:val="002217C1"/>
    <w:rsid w:val="00222EB4"/>
    <w:rsid w:val="002231B1"/>
    <w:rsid w:val="00230CD5"/>
    <w:rsid w:val="00240EB5"/>
    <w:rsid w:val="00243A48"/>
    <w:rsid w:val="00244592"/>
    <w:rsid w:val="002469DA"/>
    <w:rsid w:val="00247FD5"/>
    <w:rsid w:val="00252408"/>
    <w:rsid w:val="0025703D"/>
    <w:rsid w:val="002570AE"/>
    <w:rsid w:val="00257E44"/>
    <w:rsid w:val="002603BC"/>
    <w:rsid w:val="0026220A"/>
    <w:rsid w:val="00270DE5"/>
    <w:rsid w:val="00274553"/>
    <w:rsid w:val="002766A0"/>
    <w:rsid w:val="00276D8C"/>
    <w:rsid w:val="00277B63"/>
    <w:rsid w:val="00284E99"/>
    <w:rsid w:val="00284FA2"/>
    <w:rsid w:val="00293DCB"/>
    <w:rsid w:val="00293F6B"/>
    <w:rsid w:val="002A0745"/>
    <w:rsid w:val="002A2F02"/>
    <w:rsid w:val="002A556C"/>
    <w:rsid w:val="002B13ED"/>
    <w:rsid w:val="002B1A17"/>
    <w:rsid w:val="002B1BF9"/>
    <w:rsid w:val="002B26D0"/>
    <w:rsid w:val="002B42B4"/>
    <w:rsid w:val="002C001E"/>
    <w:rsid w:val="002C1BB8"/>
    <w:rsid w:val="002C2E3A"/>
    <w:rsid w:val="002C2E4B"/>
    <w:rsid w:val="002C30F4"/>
    <w:rsid w:val="002C6132"/>
    <w:rsid w:val="002C70D8"/>
    <w:rsid w:val="002C73A0"/>
    <w:rsid w:val="002D0ECB"/>
    <w:rsid w:val="002D1FDB"/>
    <w:rsid w:val="002D6F1A"/>
    <w:rsid w:val="002E073E"/>
    <w:rsid w:val="002E1B0E"/>
    <w:rsid w:val="002E5214"/>
    <w:rsid w:val="002F05F1"/>
    <w:rsid w:val="002F096A"/>
    <w:rsid w:val="002F4E54"/>
    <w:rsid w:val="00300F83"/>
    <w:rsid w:val="003020B6"/>
    <w:rsid w:val="00303E48"/>
    <w:rsid w:val="0030407E"/>
    <w:rsid w:val="00305DCA"/>
    <w:rsid w:val="003066AE"/>
    <w:rsid w:val="00307245"/>
    <w:rsid w:val="003144A3"/>
    <w:rsid w:val="00316328"/>
    <w:rsid w:val="0031690C"/>
    <w:rsid w:val="0031A332"/>
    <w:rsid w:val="003218BE"/>
    <w:rsid w:val="003222C0"/>
    <w:rsid w:val="00322EC0"/>
    <w:rsid w:val="00330861"/>
    <w:rsid w:val="00330A63"/>
    <w:rsid w:val="00330EDA"/>
    <w:rsid w:val="00332E1C"/>
    <w:rsid w:val="00333175"/>
    <w:rsid w:val="0034094B"/>
    <w:rsid w:val="003423ED"/>
    <w:rsid w:val="00342830"/>
    <w:rsid w:val="00350E28"/>
    <w:rsid w:val="00352AD9"/>
    <w:rsid w:val="00355246"/>
    <w:rsid w:val="003602E4"/>
    <w:rsid w:val="003605A1"/>
    <w:rsid w:val="003640E1"/>
    <w:rsid w:val="003669A9"/>
    <w:rsid w:val="00377B04"/>
    <w:rsid w:val="003828A7"/>
    <w:rsid w:val="00386692"/>
    <w:rsid w:val="00386A8D"/>
    <w:rsid w:val="00387E0C"/>
    <w:rsid w:val="00391A95"/>
    <w:rsid w:val="00393C50"/>
    <w:rsid w:val="00394976"/>
    <w:rsid w:val="00394BA7"/>
    <w:rsid w:val="00397BF8"/>
    <w:rsid w:val="003A0B0A"/>
    <w:rsid w:val="003A1A58"/>
    <w:rsid w:val="003A3B84"/>
    <w:rsid w:val="003A445F"/>
    <w:rsid w:val="003A48AB"/>
    <w:rsid w:val="003A4FF0"/>
    <w:rsid w:val="003A54F8"/>
    <w:rsid w:val="003A6C50"/>
    <w:rsid w:val="003B105C"/>
    <w:rsid w:val="003B19C6"/>
    <w:rsid w:val="003B4486"/>
    <w:rsid w:val="003B44E6"/>
    <w:rsid w:val="003B5421"/>
    <w:rsid w:val="003C092C"/>
    <w:rsid w:val="003C0A95"/>
    <w:rsid w:val="003C2317"/>
    <w:rsid w:val="003C2363"/>
    <w:rsid w:val="003C3E73"/>
    <w:rsid w:val="003C46C0"/>
    <w:rsid w:val="003C47BC"/>
    <w:rsid w:val="003C6E54"/>
    <w:rsid w:val="003D1383"/>
    <w:rsid w:val="003D345D"/>
    <w:rsid w:val="003D34EA"/>
    <w:rsid w:val="003D4AB2"/>
    <w:rsid w:val="003E122D"/>
    <w:rsid w:val="003E2A9C"/>
    <w:rsid w:val="003F0F16"/>
    <w:rsid w:val="003F6065"/>
    <w:rsid w:val="003F65CA"/>
    <w:rsid w:val="00403164"/>
    <w:rsid w:val="00404D91"/>
    <w:rsid w:val="004054A2"/>
    <w:rsid w:val="004104F7"/>
    <w:rsid w:val="00413997"/>
    <w:rsid w:val="00416677"/>
    <w:rsid w:val="00416B26"/>
    <w:rsid w:val="00424D5F"/>
    <w:rsid w:val="00424F24"/>
    <w:rsid w:val="0042500D"/>
    <w:rsid w:val="004252A5"/>
    <w:rsid w:val="0042673D"/>
    <w:rsid w:val="00432155"/>
    <w:rsid w:val="00433074"/>
    <w:rsid w:val="0043314D"/>
    <w:rsid w:val="00433B44"/>
    <w:rsid w:val="00434197"/>
    <w:rsid w:val="00435103"/>
    <w:rsid w:val="00440601"/>
    <w:rsid w:val="00440C15"/>
    <w:rsid w:val="00442769"/>
    <w:rsid w:val="004440EC"/>
    <w:rsid w:val="00445281"/>
    <w:rsid w:val="00445367"/>
    <w:rsid w:val="00453D9D"/>
    <w:rsid w:val="0045565A"/>
    <w:rsid w:val="00457CEA"/>
    <w:rsid w:val="004603F0"/>
    <w:rsid w:val="004614D5"/>
    <w:rsid w:val="0046182E"/>
    <w:rsid w:val="00462E42"/>
    <w:rsid w:val="004630D9"/>
    <w:rsid w:val="004715C6"/>
    <w:rsid w:val="00483C8A"/>
    <w:rsid w:val="00487CAF"/>
    <w:rsid w:val="0049189C"/>
    <w:rsid w:val="004937CD"/>
    <w:rsid w:val="00493864"/>
    <w:rsid w:val="00494471"/>
    <w:rsid w:val="00494FA8"/>
    <w:rsid w:val="00495842"/>
    <w:rsid w:val="00496343"/>
    <w:rsid w:val="004A07AC"/>
    <w:rsid w:val="004A0937"/>
    <w:rsid w:val="004A1C2D"/>
    <w:rsid w:val="004A267B"/>
    <w:rsid w:val="004A3C1A"/>
    <w:rsid w:val="004A3DD3"/>
    <w:rsid w:val="004B2E11"/>
    <w:rsid w:val="004B4244"/>
    <w:rsid w:val="004C3DC6"/>
    <w:rsid w:val="004C6B5A"/>
    <w:rsid w:val="004D382A"/>
    <w:rsid w:val="004D5149"/>
    <w:rsid w:val="004E0000"/>
    <w:rsid w:val="004E13B0"/>
    <w:rsid w:val="004E5C19"/>
    <w:rsid w:val="004F2C41"/>
    <w:rsid w:val="004F35F8"/>
    <w:rsid w:val="004F4EE4"/>
    <w:rsid w:val="004F59C3"/>
    <w:rsid w:val="004F6122"/>
    <w:rsid w:val="00500EA8"/>
    <w:rsid w:val="00501409"/>
    <w:rsid w:val="005030B5"/>
    <w:rsid w:val="0050424A"/>
    <w:rsid w:val="00504284"/>
    <w:rsid w:val="00504A58"/>
    <w:rsid w:val="00504E19"/>
    <w:rsid w:val="005121A0"/>
    <w:rsid w:val="0051477B"/>
    <w:rsid w:val="005206A6"/>
    <w:rsid w:val="005209FC"/>
    <w:rsid w:val="0052149C"/>
    <w:rsid w:val="00525F92"/>
    <w:rsid w:val="00526756"/>
    <w:rsid w:val="00537DE5"/>
    <w:rsid w:val="00551CB7"/>
    <w:rsid w:val="0056015C"/>
    <w:rsid w:val="00560D2B"/>
    <w:rsid w:val="005611F6"/>
    <w:rsid w:val="00561B4A"/>
    <w:rsid w:val="00563499"/>
    <w:rsid w:val="00565CB8"/>
    <w:rsid w:val="00566C4A"/>
    <w:rsid w:val="00570A44"/>
    <w:rsid w:val="00571885"/>
    <w:rsid w:val="005732B2"/>
    <w:rsid w:val="00573C5E"/>
    <w:rsid w:val="0058067F"/>
    <w:rsid w:val="00580F4B"/>
    <w:rsid w:val="005837F8"/>
    <w:rsid w:val="00584BEB"/>
    <w:rsid w:val="00591630"/>
    <w:rsid w:val="0059323E"/>
    <w:rsid w:val="005966C6"/>
    <w:rsid w:val="005A2832"/>
    <w:rsid w:val="005A3B01"/>
    <w:rsid w:val="005A4B03"/>
    <w:rsid w:val="005A4FB7"/>
    <w:rsid w:val="005A5F97"/>
    <w:rsid w:val="005B0F11"/>
    <w:rsid w:val="005B1D6E"/>
    <w:rsid w:val="005B4F42"/>
    <w:rsid w:val="005B5A2A"/>
    <w:rsid w:val="005B5C25"/>
    <w:rsid w:val="005B5CDB"/>
    <w:rsid w:val="005B719F"/>
    <w:rsid w:val="005C5670"/>
    <w:rsid w:val="005C6E35"/>
    <w:rsid w:val="005E1820"/>
    <w:rsid w:val="005E1F11"/>
    <w:rsid w:val="005E2F76"/>
    <w:rsid w:val="005E3D31"/>
    <w:rsid w:val="005E5518"/>
    <w:rsid w:val="005E5966"/>
    <w:rsid w:val="005F0921"/>
    <w:rsid w:val="005F2968"/>
    <w:rsid w:val="005F5479"/>
    <w:rsid w:val="005F5F4D"/>
    <w:rsid w:val="005F6021"/>
    <w:rsid w:val="00601441"/>
    <w:rsid w:val="00601D47"/>
    <w:rsid w:val="00602081"/>
    <w:rsid w:val="00604C3D"/>
    <w:rsid w:val="006067FD"/>
    <w:rsid w:val="00613602"/>
    <w:rsid w:val="00616FA0"/>
    <w:rsid w:val="00621888"/>
    <w:rsid w:val="0062352D"/>
    <w:rsid w:val="00623744"/>
    <w:rsid w:val="006250BE"/>
    <w:rsid w:val="006273D0"/>
    <w:rsid w:val="006322A9"/>
    <w:rsid w:val="00636A2D"/>
    <w:rsid w:val="00636F91"/>
    <w:rsid w:val="00637A12"/>
    <w:rsid w:val="006426DC"/>
    <w:rsid w:val="00642A6B"/>
    <w:rsid w:val="00646BE0"/>
    <w:rsid w:val="00647365"/>
    <w:rsid w:val="006511E1"/>
    <w:rsid w:val="0065389A"/>
    <w:rsid w:val="006552A2"/>
    <w:rsid w:val="00656FE7"/>
    <w:rsid w:val="00657C26"/>
    <w:rsid w:val="006646CB"/>
    <w:rsid w:val="00665E09"/>
    <w:rsid w:val="0067115C"/>
    <w:rsid w:val="00671707"/>
    <w:rsid w:val="006745B9"/>
    <w:rsid w:val="00675012"/>
    <w:rsid w:val="006764C4"/>
    <w:rsid w:val="00676DF8"/>
    <w:rsid w:val="0068120C"/>
    <w:rsid w:val="00683B22"/>
    <w:rsid w:val="00683D44"/>
    <w:rsid w:val="00684F79"/>
    <w:rsid w:val="006854FA"/>
    <w:rsid w:val="00685797"/>
    <w:rsid w:val="00690382"/>
    <w:rsid w:val="0069160C"/>
    <w:rsid w:val="00692FAF"/>
    <w:rsid w:val="00693AF9"/>
    <w:rsid w:val="00695761"/>
    <w:rsid w:val="00697938"/>
    <w:rsid w:val="006A1D21"/>
    <w:rsid w:val="006A50B1"/>
    <w:rsid w:val="006B3972"/>
    <w:rsid w:val="006B40F9"/>
    <w:rsid w:val="006B5A59"/>
    <w:rsid w:val="006B68B8"/>
    <w:rsid w:val="006B7CEC"/>
    <w:rsid w:val="006C15A9"/>
    <w:rsid w:val="006C3939"/>
    <w:rsid w:val="006D013D"/>
    <w:rsid w:val="006D6E56"/>
    <w:rsid w:val="006D78EE"/>
    <w:rsid w:val="006E0FD2"/>
    <w:rsid w:val="006E2EC5"/>
    <w:rsid w:val="006E4999"/>
    <w:rsid w:val="006E5AFA"/>
    <w:rsid w:val="006F2ACB"/>
    <w:rsid w:val="006F54B7"/>
    <w:rsid w:val="006F66AC"/>
    <w:rsid w:val="00700F21"/>
    <w:rsid w:val="00701A91"/>
    <w:rsid w:val="00702B0E"/>
    <w:rsid w:val="0070335C"/>
    <w:rsid w:val="007034BD"/>
    <w:rsid w:val="00704D3B"/>
    <w:rsid w:val="00706A46"/>
    <w:rsid w:val="007071D9"/>
    <w:rsid w:val="0071194A"/>
    <w:rsid w:val="00713B7E"/>
    <w:rsid w:val="00714516"/>
    <w:rsid w:val="00715F50"/>
    <w:rsid w:val="007170DB"/>
    <w:rsid w:val="00717860"/>
    <w:rsid w:val="00720CA8"/>
    <w:rsid w:val="00721A49"/>
    <w:rsid w:val="00721D6B"/>
    <w:rsid w:val="00723EE7"/>
    <w:rsid w:val="007254E3"/>
    <w:rsid w:val="007316F9"/>
    <w:rsid w:val="00732327"/>
    <w:rsid w:val="00733D36"/>
    <w:rsid w:val="007353B2"/>
    <w:rsid w:val="00736E1C"/>
    <w:rsid w:val="0074156A"/>
    <w:rsid w:val="007416E4"/>
    <w:rsid w:val="00742548"/>
    <w:rsid w:val="007429B2"/>
    <w:rsid w:val="00742C32"/>
    <w:rsid w:val="00742F93"/>
    <w:rsid w:val="00746900"/>
    <w:rsid w:val="00750493"/>
    <w:rsid w:val="00751300"/>
    <w:rsid w:val="0075195D"/>
    <w:rsid w:val="00753E92"/>
    <w:rsid w:val="0075605B"/>
    <w:rsid w:val="007624C1"/>
    <w:rsid w:val="00765381"/>
    <w:rsid w:val="007653E4"/>
    <w:rsid w:val="00765FE6"/>
    <w:rsid w:val="00767518"/>
    <w:rsid w:val="007723E8"/>
    <w:rsid w:val="00773D80"/>
    <w:rsid w:val="007771CC"/>
    <w:rsid w:val="0078171C"/>
    <w:rsid w:val="0078211B"/>
    <w:rsid w:val="007825D4"/>
    <w:rsid w:val="00782B25"/>
    <w:rsid w:val="0078361E"/>
    <w:rsid w:val="00785F9F"/>
    <w:rsid w:val="00795464"/>
    <w:rsid w:val="00796F0C"/>
    <w:rsid w:val="007A6032"/>
    <w:rsid w:val="007B24E3"/>
    <w:rsid w:val="007B3958"/>
    <w:rsid w:val="007B6224"/>
    <w:rsid w:val="007C045D"/>
    <w:rsid w:val="007C04E3"/>
    <w:rsid w:val="007C2569"/>
    <w:rsid w:val="007CE579"/>
    <w:rsid w:val="007D5FBB"/>
    <w:rsid w:val="007E022F"/>
    <w:rsid w:val="007E0DBB"/>
    <w:rsid w:val="007E40EB"/>
    <w:rsid w:val="007F0F0B"/>
    <w:rsid w:val="007F2344"/>
    <w:rsid w:val="007F4567"/>
    <w:rsid w:val="007F48D7"/>
    <w:rsid w:val="007F53F8"/>
    <w:rsid w:val="007F56E4"/>
    <w:rsid w:val="007F5ABD"/>
    <w:rsid w:val="00800A60"/>
    <w:rsid w:val="0080105F"/>
    <w:rsid w:val="00802A7E"/>
    <w:rsid w:val="00802BF3"/>
    <w:rsid w:val="00803476"/>
    <w:rsid w:val="00804171"/>
    <w:rsid w:val="0080419B"/>
    <w:rsid w:val="00804B83"/>
    <w:rsid w:val="0080569E"/>
    <w:rsid w:val="00810EB1"/>
    <w:rsid w:val="00812F62"/>
    <w:rsid w:val="00813A9A"/>
    <w:rsid w:val="00815F56"/>
    <w:rsid w:val="00820A61"/>
    <w:rsid w:val="00822E06"/>
    <w:rsid w:val="008311D4"/>
    <w:rsid w:val="008378DE"/>
    <w:rsid w:val="00841F91"/>
    <w:rsid w:val="0084504D"/>
    <w:rsid w:val="00846DE3"/>
    <w:rsid w:val="00853B0E"/>
    <w:rsid w:val="008574B3"/>
    <w:rsid w:val="00871B07"/>
    <w:rsid w:val="008732C3"/>
    <w:rsid w:val="008734E9"/>
    <w:rsid w:val="00876C2D"/>
    <w:rsid w:val="00880A9A"/>
    <w:rsid w:val="008817BE"/>
    <w:rsid w:val="00883106"/>
    <w:rsid w:val="00883EEC"/>
    <w:rsid w:val="00888790"/>
    <w:rsid w:val="008920B5"/>
    <w:rsid w:val="00892F94"/>
    <w:rsid w:val="008933DC"/>
    <w:rsid w:val="00894979"/>
    <w:rsid w:val="00895B41"/>
    <w:rsid w:val="00895E30"/>
    <w:rsid w:val="00896900"/>
    <w:rsid w:val="008A13A5"/>
    <w:rsid w:val="008A38C5"/>
    <w:rsid w:val="008A3F26"/>
    <w:rsid w:val="008B0483"/>
    <w:rsid w:val="008B115F"/>
    <w:rsid w:val="008C510C"/>
    <w:rsid w:val="008C6F03"/>
    <w:rsid w:val="008D2030"/>
    <w:rsid w:val="008D4B95"/>
    <w:rsid w:val="008E0267"/>
    <w:rsid w:val="008E1791"/>
    <w:rsid w:val="008E33E2"/>
    <w:rsid w:val="008E6B10"/>
    <w:rsid w:val="008F05AE"/>
    <w:rsid w:val="008F1BB7"/>
    <w:rsid w:val="008F3CBA"/>
    <w:rsid w:val="008F624C"/>
    <w:rsid w:val="009039F1"/>
    <w:rsid w:val="009060A1"/>
    <w:rsid w:val="0090640E"/>
    <w:rsid w:val="00906D76"/>
    <w:rsid w:val="00914429"/>
    <w:rsid w:val="009148C2"/>
    <w:rsid w:val="00916875"/>
    <w:rsid w:val="0091722A"/>
    <w:rsid w:val="00923444"/>
    <w:rsid w:val="00924E53"/>
    <w:rsid w:val="00925AB8"/>
    <w:rsid w:val="0093095A"/>
    <w:rsid w:val="009338D7"/>
    <w:rsid w:val="0093492C"/>
    <w:rsid w:val="009361A8"/>
    <w:rsid w:val="00937AAE"/>
    <w:rsid w:val="00941EDD"/>
    <w:rsid w:val="00942212"/>
    <w:rsid w:val="0094351C"/>
    <w:rsid w:val="009511E5"/>
    <w:rsid w:val="00953930"/>
    <w:rsid w:val="009552C2"/>
    <w:rsid w:val="00962AD0"/>
    <w:rsid w:val="00964993"/>
    <w:rsid w:val="009662BE"/>
    <w:rsid w:val="0096762E"/>
    <w:rsid w:val="0097218B"/>
    <w:rsid w:val="00973341"/>
    <w:rsid w:val="009738ED"/>
    <w:rsid w:val="00974009"/>
    <w:rsid w:val="00974AF9"/>
    <w:rsid w:val="0098154E"/>
    <w:rsid w:val="009831D9"/>
    <w:rsid w:val="00984544"/>
    <w:rsid w:val="0099288A"/>
    <w:rsid w:val="00993F29"/>
    <w:rsid w:val="00995844"/>
    <w:rsid w:val="00997087"/>
    <w:rsid w:val="009A3F8C"/>
    <w:rsid w:val="009A4A1F"/>
    <w:rsid w:val="009A6362"/>
    <w:rsid w:val="009B17E0"/>
    <w:rsid w:val="009B6F21"/>
    <w:rsid w:val="009C06FB"/>
    <w:rsid w:val="009C46A6"/>
    <w:rsid w:val="009C5426"/>
    <w:rsid w:val="009C55E9"/>
    <w:rsid w:val="009D027D"/>
    <w:rsid w:val="009D063D"/>
    <w:rsid w:val="009D0C47"/>
    <w:rsid w:val="009D2745"/>
    <w:rsid w:val="009D52E9"/>
    <w:rsid w:val="009D74D6"/>
    <w:rsid w:val="009D780B"/>
    <w:rsid w:val="009E51DB"/>
    <w:rsid w:val="009F0991"/>
    <w:rsid w:val="009F11E6"/>
    <w:rsid w:val="009F34FC"/>
    <w:rsid w:val="009F7778"/>
    <w:rsid w:val="00A005B2"/>
    <w:rsid w:val="00A007FD"/>
    <w:rsid w:val="00A02073"/>
    <w:rsid w:val="00A032A1"/>
    <w:rsid w:val="00A10B05"/>
    <w:rsid w:val="00A10D0F"/>
    <w:rsid w:val="00A15636"/>
    <w:rsid w:val="00A16E2A"/>
    <w:rsid w:val="00A1703E"/>
    <w:rsid w:val="00A20557"/>
    <w:rsid w:val="00A20603"/>
    <w:rsid w:val="00A23A52"/>
    <w:rsid w:val="00A23C91"/>
    <w:rsid w:val="00A259B1"/>
    <w:rsid w:val="00A30361"/>
    <w:rsid w:val="00A32D40"/>
    <w:rsid w:val="00A341BE"/>
    <w:rsid w:val="00A34F2D"/>
    <w:rsid w:val="00A34FD7"/>
    <w:rsid w:val="00A4380E"/>
    <w:rsid w:val="00A44533"/>
    <w:rsid w:val="00A46B02"/>
    <w:rsid w:val="00A521A5"/>
    <w:rsid w:val="00A52498"/>
    <w:rsid w:val="00A52942"/>
    <w:rsid w:val="00A61BE5"/>
    <w:rsid w:val="00A6271F"/>
    <w:rsid w:val="00A6343E"/>
    <w:rsid w:val="00A64BAB"/>
    <w:rsid w:val="00A663FE"/>
    <w:rsid w:val="00A70B21"/>
    <w:rsid w:val="00A722FC"/>
    <w:rsid w:val="00A733A0"/>
    <w:rsid w:val="00A73DF0"/>
    <w:rsid w:val="00A747E2"/>
    <w:rsid w:val="00A753F7"/>
    <w:rsid w:val="00A77256"/>
    <w:rsid w:val="00A7771E"/>
    <w:rsid w:val="00A77A67"/>
    <w:rsid w:val="00A77AFA"/>
    <w:rsid w:val="00A80469"/>
    <w:rsid w:val="00A806C9"/>
    <w:rsid w:val="00A84ED1"/>
    <w:rsid w:val="00A854B6"/>
    <w:rsid w:val="00A90B43"/>
    <w:rsid w:val="00A91920"/>
    <w:rsid w:val="00A92F9D"/>
    <w:rsid w:val="00A9419B"/>
    <w:rsid w:val="00AA3227"/>
    <w:rsid w:val="00AA35F6"/>
    <w:rsid w:val="00AA6505"/>
    <w:rsid w:val="00AA798A"/>
    <w:rsid w:val="00AB18BA"/>
    <w:rsid w:val="00AB1A2B"/>
    <w:rsid w:val="00AB2E9E"/>
    <w:rsid w:val="00AB6417"/>
    <w:rsid w:val="00AC25F3"/>
    <w:rsid w:val="00AC72D7"/>
    <w:rsid w:val="00AD0FDD"/>
    <w:rsid w:val="00AD51B9"/>
    <w:rsid w:val="00AD7432"/>
    <w:rsid w:val="00AE2BBC"/>
    <w:rsid w:val="00AE6142"/>
    <w:rsid w:val="00AF02D1"/>
    <w:rsid w:val="00AF07C7"/>
    <w:rsid w:val="00AF285D"/>
    <w:rsid w:val="00AF50F4"/>
    <w:rsid w:val="00AF6C25"/>
    <w:rsid w:val="00B00C67"/>
    <w:rsid w:val="00B04072"/>
    <w:rsid w:val="00B05A53"/>
    <w:rsid w:val="00B06721"/>
    <w:rsid w:val="00B10B6A"/>
    <w:rsid w:val="00B10F64"/>
    <w:rsid w:val="00B118D3"/>
    <w:rsid w:val="00B1449B"/>
    <w:rsid w:val="00B160FA"/>
    <w:rsid w:val="00B216E0"/>
    <w:rsid w:val="00B254A8"/>
    <w:rsid w:val="00B31D22"/>
    <w:rsid w:val="00B31DA3"/>
    <w:rsid w:val="00B37CD1"/>
    <w:rsid w:val="00B40316"/>
    <w:rsid w:val="00B417A8"/>
    <w:rsid w:val="00B4395C"/>
    <w:rsid w:val="00B54381"/>
    <w:rsid w:val="00B62D08"/>
    <w:rsid w:val="00B62D34"/>
    <w:rsid w:val="00B63FE7"/>
    <w:rsid w:val="00B64FD5"/>
    <w:rsid w:val="00B66C3E"/>
    <w:rsid w:val="00B70EAD"/>
    <w:rsid w:val="00B90BEB"/>
    <w:rsid w:val="00B917B3"/>
    <w:rsid w:val="00B9206F"/>
    <w:rsid w:val="00B9323B"/>
    <w:rsid w:val="00B9483B"/>
    <w:rsid w:val="00B9583D"/>
    <w:rsid w:val="00BA21FE"/>
    <w:rsid w:val="00BA4689"/>
    <w:rsid w:val="00BA6231"/>
    <w:rsid w:val="00BA6861"/>
    <w:rsid w:val="00BB2744"/>
    <w:rsid w:val="00BB2778"/>
    <w:rsid w:val="00BB27B3"/>
    <w:rsid w:val="00BB3276"/>
    <w:rsid w:val="00BB4366"/>
    <w:rsid w:val="00BB439B"/>
    <w:rsid w:val="00BB466C"/>
    <w:rsid w:val="00BB7096"/>
    <w:rsid w:val="00BB731F"/>
    <w:rsid w:val="00BC01AE"/>
    <w:rsid w:val="00BC38FE"/>
    <w:rsid w:val="00BD0A2F"/>
    <w:rsid w:val="00BE00F3"/>
    <w:rsid w:val="00BE04C2"/>
    <w:rsid w:val="00BE102A"/>
    <w:rsid w:val="00BE175A"/>
    <w:rsid w:val="00BE223A"/>
    <w:rsid w:val="00BE36E7"/>
    <w:rsid w:val="00BE4A6B"/>
    <w:rsid w:val="00BE58E5"/>
    <w:rsid w:val="00BF5021"/>
    <w:rsid w:val="00BF7DF5"/>
    <w:rsid w:val="00C0720D"/>
    <w:rsid w:val="00C11750"/>
    <w:rsid w:val="00C16DE9"/>
    <w:rsid w:val="00C210FF"/>
    <w:rsid w:val="00C22814"/>
    <w:rsid w:val="00C2301A"/>
    <w:rsid w:val="00C24224"/>
    <w:rsid w:val="00C277CC"/>
    <w:rsid w:val="00C27A13"/>
    <w:rsid w:val="00C32CA3"/>
    <w:rsid w:val="00C33080"/>
    <w:rsid w:val="00C34AA4"/>
    <w:rsid w:val="00C34D41"/>
    <w:rsid w:val="00C3755A"/>
    <w:rsid w:val="00C442DF"/>
    <w:rsid w:val="00C45191"/>
    <w:rsid w:val="00C4707C"/>
    <w:rsid w:val="00C509FD"/>
    <w:rsid w:val="00C50AE4"/>
    <w:rsid w:val="00C53BE8"/>
    <w:rsid w:val="00C57014"/>
    <w:rsid w:val="00C57740"/>
    <w:rsid w:val="00C646C2"/>
    <w:rsid w:val="00C65613"/>
    <w:rsid w:val="00C6788B"/>
    <w:rsid w:val="00C739F2"/>
    <w:rsid w:val="00C7413D"/>
    <w:rsid w:val="00C74410"/>
    <w:rsid w:val="00C762D8"/>
    <w:rsid w:val="00C7679C"/>
    <w:rsid w:val="00C76FF1"/>
    <w:rsid w:val="00C77403"/>
    <w:rsid w:val="00C825ED"/>
    <w:rsid w:val="00C86413"/>
    <w:rsid w:val="00C91660"/>
    <w:rsid w:val="00C92047"/>
    <w:rsid w:val="00CA185D"/>
    <w:rsid w:val="00CA5574"/>
    <w:rsid w:val="00CA5A2A"/>
    <w:rsid w:val="00CA6825"/>
    <w:rsid w:val="00CA6ABD"/>
    <w:rsid w:val="00CA7322"/>
    <w:rsid w:val="00CB057D"/>
    <w:rsid w:val="00CB06C4"/>
    <w:rsid w:val="00CB70B6"/>
    <w:rsid w:val="00CB768C"/>
    <w:rsid w:val="00CB7E72"/>
    <w:rsid w:val="00CC16CD"/>
    <w:rsid w:val="00CC663B"/>
    <w:rsid w:val="00CC6D80"/>
    <w:rsid w:val="00CC7AE8"/>
    <w:rsid w:val="00CD0A89"/>
    <w:rsid w:val="00CD301D"/>
    <w:rsid w:val="00CE2981"/>
    <w:rsid w:val="00CE3ADF"/>
    <w:rsid w:val="00CE3C02"/>
    <w:rsid w:val="00CE6E77"/>
    <w:rsid w:val="00CF0036"/>
    <w:rsid w:val="00CF6995"/>
    <w:rsid w:val="00CF7ABE"/>
    <w:rsid w:val="00D0087F"/>
    <w:rsid w:val="00D02819"/>
    <w:rsid w:val="00D043E4"/>
    <w:rsid w:val="00D05D9A"/>
    <w:rsid w:val="00D07065"/>
    <w:rsid w:val="00D079BC"/>
    <w:rsid w:val="00D12391"/>
    <w:rsid w:val="00D17C0A"/>
    <w:rsid w:val="00D202DA"/>
    <w:rsid w:val="00D22010"/>
    <w:rsid w:val="00D25A9F"/>
    <w:rsid w:val="00D2704C"/>
    <w:rsid w:val="00D2CE5F"/>
    <w:rsid w:val="00D30DFE"/>
    <w:rsid w:val="00D351B9"/>
    <w:rsid w:val="00D36D50"/>
    <w:rsid w:val="00D46996"/>
    <w:rsid w:val="00D47725"/>
    <w:rsid w:val="00D50507"/>
    <w:rsid w:val="00D505D8"/>
    <w:rsid w:val="00D577C1"/>
    <w:rsid w:val="00D601E4"/>
    <w:rsid w:val="00D6394D"/>
    <w:rsid w:val="00D63DAC"/>
    <w:rsid w:val="00D6464E"/>
    <w:rsid w:val="00D66CE1"/>
    <w:rsid w:val="00D67ED2"/>
    <w:rsid w:val="00D71C5E"/>
    <w:rsid w:val="00D7212B"/>
    <w:rsid w:val="00D76B19"/>
    <w:rsid w:val="00D81DE7"/>
    <w:rsid w:val="00D84F80"/>
    <w:rsid w:val="00D9168C"/>
    <w:rsid w:val="00D9575E"/>
    <w:rsid w:val="00D9739D"/>
    <w:rsid w:val="00DA5560"/>
    <w:rsid w:val="00DA55E1"/>
    <w:rsid w:val="00DB0516"/>
    <w:rsid w:val="00DB0585"/>
    <w:rsid w:val="00DB23CE"/>
    <w:rsid w:val="00DB5C9A"/>
    <w:rsid w:val="00DB7C73"/>
    <w:rsid w:val="00DC0FEB"/>
    <w:rsid w:val="00DC109C"/>
    <w:rsid w:val="00DC1122"/>
    <w:rsid w:val="00DC3840"/>
    <w:rsid w:val="00DC5548"/>
    <w:rsid w:val="00DC5704"/>
    <w:rsid w:val="00DC6217"/>
    <w:rsid w:val="00DD42AD"/>
    <w:rsid w:val="00DD613B"/>
    <w:rsid w:val="00DE54A7"/>
    <w:rsid w:val="00DF1891"/>
    <w:rsid w:val="00DF2847"/>
    <w:rsid w:val="00DF4D8C"/>
    <w:rsid w:val="00E00671"/>
    <w:rsid w:val="00E01924"/>
    <w:rsid w:val="00E0433F"/>
    <w:rsid w:val="00E074C4"/>
    <w:rsid w:val="00E101F7"/>
    <w:rsid w:val="00E11A59"/>
    <w:rsid w:val="00E1322C"/>
    <w:rsid w:val="00E13535"/>
    <w:rsid w:val="00E13547"/>
    <w:rsid w:val="00E13E17"/>
    <w:rsid w:val="00E1421D"/>
    <w:rsid w:val="00E14235"/>
    <w:rsid w:val="00E16B60"/>
    <w:rsid w:val="00E25C62"/>
    <w:rsid w:val="00E30D02"/>
    <w:rsid w:val="00E31F9E"/>
    <w:rsid w:val="00E32DF6"/>
    <w:rsid w:val="00E32F1B"/>
    <w:rsid w:val="00E3319D"/>
    <w:rsid w:val="00E33559"/>
    <w:rsid w:val="00E367EC"/>
    <w:rsid w:val="00E4149B"/>
    <w:rsid w:val="00E42176"/>
    <w:rsid w:val="00E44D74"/>
    <w:rsid w:val="00E45C55"/>
    <w:rsid w:val="00E4735B"/>
    <w:rsid w:val="00E54B32"/>
    <w:rsid w:val="00E56CB9"/>
    <w:rsid w:val="00E57DC1"/>
    <w:rsid w:val="00E6442E"/>
    <w:rsid w:val="00E6776E"/>
    <w:rsid w:val="00E77D63"/>
    <w:rsid w:val="00E81D6D"/>
    <w:rsid w:val="00E84995"/>
    <w:rsid w:val="00E90A88"/>
    <w:rsid w:val="00E94825"/>
    <w:rsid w:val="00E97454"/>
    <w:rsid w:val="00EA763E"/>
    <w:rsid w:val="00EB75D3"/>
    <w:rsid w:val="00EC17AC"/>
    <w:rsid w:val="00EC22D9"/>
    <w:rsid w:val="00EC246A"/>
    <w:rsid w:val="00EC58DF"/>
    <w:rsid w:val="00ED156F"/>
    <w:rsid w:val="00ED21A8"/>
    <w:rsid w:val="00ED3BE6"/>
    <w:rsid w:val="00ED4366"/>
    <w:rsid w:val="00ED4A8E"/>
    <w:rsid w:val="00ED51DE"/>
    <w:rsid w:val="00EE15EC"/>
    <w:rsid w:val="00EE1BF2"/>
    <w:rsid w:val="00EE2E29"/>
    <w:rsid w:val="00EE3246"/>
    <w:rsid w:val="00EE3CCA"/>
    <w:rsid w:val="00EE4EDE"/>
    <w:rsid w:val="00EF0AEB"/>
    <w:rsid w:val="00EF43AD"/>
    <w:rsid w:val="00EF4CD2"/>
    <w:rsid w:val="00EF4DD8"/>
    <w:rsid w:val="00EF51DE"/>
    <w:rsid w:val="00EF621E"/>
    <w:rsid w:val="00EF7BDF"/>
    <w:rsid w:val="00F026FD"/>
    <w:rsid w:val="00F037C6"/>
    <w:rsid w:val="00F12633"/>
    <w:rsid w:val="00F176BC"/>
    <w:rsid w:val="00F2182A"/>
    <w:rsid w:val="00F2297C"/>
    <w:rsid w:val="00F25340"/>
    <w:rsid w:val="00F3081C"/>
    <w:rsid w:val="00F34CC5"/>
    <w:rsid w:val="00F3536D"/>
    <w:rsid w:val="00F363E9"/>
    <w:rsid w:val="00F36853"/>
    <w:rsid w:val="00F44001"/>
    <w:rsid w:val="00F452EB"/>
    <w:rsid w:val="00F56013"/>
    <w:rsid w:val="00F563E0"/>
    <w:rsid w:val="00F60417"/>
    <w:rsid w:val="00F60BCB"/>
    <w:rsid w:val="00F62C12"/>
    <w:rsid w:val="00F70B8C"/>
    <w:rsid w:val="00F70E3D"/>
    <w:rsid w:val="00F7725E"/>
    <w:rsid w:val="00F81250"/>
    <w:rsid w:val="00F8284C"/>
    <w:rsid w:val="00F85BCA"/>
    <w:rsid w:val="00F8738B"/>
    <w:rsid w:val="00F88A45"/>
    <w:rsid w:val="00F9063D"/>
    <w:rsid w:val="00F907CA"/>
    <w:rsid w:val="00F90DAB"/>
    <w:rsid w:val="00F94FA5"/>
    <w:rsid w:val="00F95567"/>
    <w:rsid w:val="00F95C81"/>
    <w:rsid w:val="00F970AC"/>
    <w:rsid w:val="00FA05BD"/>
    <w:rsid w:val="00FA3593"/>
    <w:rsid w:val="00FB01D3"/>
    <w:rsid w:val="00FB1F8C"/>
    <w:rsid w:val="00FB2D58"/>
    <w:rsid w:val="00FB5BFA"/>
    <w:rsid w:val="00FB61B9"/>
    <w:rsid w:val="00FB7351"/>
    <w:rsid w:val="00FB75F2"/>
    <w:rsid w:val="00FC090D"/>
    <w:rsid w:val="00FC4DED"/>
    <w:rsid w:val="00FC7C91"/>
    <w:rsid w:val="00FD5DFC"/>
    <w:rsid w:val="00FE078E"/>
    <w:rsid w:val="00FE25CA"/>
    <w:rsid w:val="00FE2FB3"/>
    <w:rsid w:val="00FE4FB8"/>
    <w:rsid w:val="00FE782C"/>
    <w:rsid w:val="00FEB1B6"/>
    <w:rsid w:val="00FF4BA2"/>
    <w:rsid w:val="00FF5AFC"/>
    <w:rsid w:val="00FF6E64"/>
    <w:rsid w:val="01012B60"/>
    <w:rsid w:val="0126EFB7"/>
    <w:rsid w:val="01309D7C"/>
    <w:rsid w:val="014629B5"/>
    <w:rsid w:val="014B7BA1"/>
    <w:rsid w:val="015C33BE"/>
    <w:rsid w:val="015E4122"/>
    <w:rsid w:val="0163A4C9"/>
    <w:rsid w:val="01688ECA"/>
    <w:rsid w:val="017E843A"/>
    <w:rsid w:val="01849B9A"/>
    <w:rsid w:val="0184EBB8"/>
    <w:rsid w:val="0194ADA7"/>
    <w:rsid w:val="019537C0"/>
    <w:rsid w:val="019A8E8E"/>
    <w:rsid w:val="01A77563"/>
    <w:rsid w:val="01B3CFF4"/>
    <w:rsid w:val="01B56EBD"/>
    <w:rsid w:val="01BDE64B"/>
    <w:rsid w:val="01C06B5F"/>
    <w:rsid w:val="01C5AD19"/>
    <w:rsid w:val="01CAD047"/>
    <w:rsid w:val="01EE3177"/>
    <w:rsid w:val="020004C8"/>
    <w:rsid w:val="020D363E"/>
    <w:rsid w:val="023EA908"/>
    <w:rsid w:val="0244ED7E"/>
    <w:rsid w:val="02482277"/>
    <w:rsid w:val="025B6270"/>
    <w:rsid w:val="026BA02B"/>
    <w:rsid w:val="026C124B"/>
    <w:rsid w:val="0270A728"/>
    <w:rsid w:val="0282ABA7"/>
    <w:rsid w:val="0287061A"/>
    <w:rsid w:val="0290ECA0"/>
    <w:rsid w:val="02A71DAB"/>
    <w:rsid w:val="02D4015B"/>
    <w:rsid w:val="02DB7A6F"/>
    <w:rsid w:val="02DC77BD"/>
    <w:rsid w:val="02F14B43"/>
    <w:rsid w:val="030635E6"/>
    <w:rsid w:val="0319A234"/>
    <w:rsid w:val="032819C4"/>
    <w:rsid w:val="032FF4C0"/>
    <w:rsid w:val="03420479"/>
    <w:rsid w:val="0350092F"/>
    <w:rsid w:val="03518C85"/>
    <w:rsid w:val="0352C4F9"/>
    <w:rsid w:val="03549227"/>
    <w:rsid w:val="035885E2"/>
    <w:rsid w:val="03628742"/>
    <w:rsid w:val="03A06C96"/>
    <w:rsid w:val="03E755E0"/>
    <w:rsid w:val="042E98E2"/>
    <w:rsid w:val="0445B57D"/>
    <w:rsid w:val="0447B358"/>
    <w:rsid w:val="04497BD9"/>
    <w:rsid w:val="0453BD9C"/>
    <w:rsid w:val="0458B888"/>
    <w:rsid w:val="045CBF9C"/>
    <w:rsid w:val="048622FA"/>
    <w:rsid w:val="048FA3C2"/>
    <w:rsid w:val="0492E21C"/>
    <w:rsid w:val="04A670DC"/>
    <w:rsid w:val="04AAAA7E"/>
    <w:rsid w:val="04B3A4CB"/>
    <w:rsid w:val="04C5B4E3"/>
    <w:rsid w:val="04DDAD6D"/>
    <w:rsid w:val="05156B85"/>
    <w:rsid w:val="051BD6AF"/>
    <w:rsid w:val="054B6692"/>
    <w:rsid w:val="054C6F23"/>
    <w:rsid w:val="05769A2B"/>
    <w:rsid w:val="059B5756"/>
    <w:rsid w:val="059EAF1F"/>
    <w:rsid w:val="05A00563"/>
    <w:rsid w:val="05B4071F"/>
    <w:rsid w:val="05B6519C"/>
    <w:rsid w:val="05C6F61F"/>
    <w:rsid w:val="05C7B311"/>
    <w:rsid w:val="05C915FD"/>
    <w:rsid w:val="05EBD067"/>
    <w:rsid w:val="0600DA76"/>
    <w:rsid w:val="060E70E8"/>
    <w:rsid w:val="061BC625"/>
    <w:rsid w:val="06228325"/>
    <w:rsid w:val="0622CC33"/>
    <w:rsid w:val="0635E8C8"/>
    <w:rsid w:val="0649A1AF"/>
    <w:rsid w:val="06600784"/>
    <w:rsid w:val="06629CC2"/>
    <w:rsid w:val="068ABB04"/>
    <w:rsid w:val="069FEBA6"/>
    <w:rsid w:val="06A68E17"/>
    <w:rsid w:val="06B2F625"/>
    <w:rsid w:val="06B7CA36"/>
    <w:rsid w:val="06BD631B"/>
    <w:rsid w:val="06C4C2CF"/>
    <w:rsid w:val="06DEED32"/>
    <w:rsid w:val="06EC7D4C"/>
    <w:rsid w:val="06FC9045"/>
    <w:rsid w:val="0727BD8A"/>
    <w:rsid w:val="072E4A07"/>
    <w:rsid w:val="073DADD1"/>
    <w:rsid w:val="07432A87"/>
    <w:rsid w:val="07433339"/>
    <w:rsid w:val="07439828"/>
    <w:rsid w:val="07518F54"/>
    <w:rsid w:val="075BEB6B"/>
    <w:rsid w:val="076387EC"/>
    <w:rsid w:val="0770AF8F"/>
    <w:rsid w:val="077443B2"/>
    <w:rsid w:val="0777A3DD"/>
    <w:rsid w:val="077EAA37"/>
    <w:rsid w:val="07938A97"/>
    <w:rsid w:val="07A3C2FB"/>
    <w:rsid w:val="07AB1866"/>
    <w:rsid w:val="07CBE635"/>
    <w:rsid w:val="07D2D533"/>
    <w:rsid w:val="07E7C3E6"/>
    <w:rsid w:val="07FC0BAD"/>
    <w:rsid w:val="08267DAE"/>
    <w:rsid w:val="083CFFD5"/>
    <w:rsid w:val="08503E6C"/>
    <w:rsid w:val="08517585"/>
    <w:rsid w:val="087BC706"/>
    <w:rsid w:val="0889DC79"/>
    <w:rsid w:val="089F0A20"/>
    <w:rsid w:val="08B4E405"/>
    <w:rsid w:val="08CCB792"/>
    <w:rsid w:val="08CFA24E"/>
    <w:rsid w:val="08F0B556"/>
    <w:rsid w:val="08F1E669"/>
    <w:rsid w:val="09071E64"/>
    <w:rsid w:val="090C4FD2"/>
    <w:rsid w:val="090D85BA"/>
    <w:rsid w:val="0910F856"/>
    <w:rsid w:val="09263BF5"/>
    <w:rsid w:val="094019C3"/>
    <w:rsid w:val="095BE0F3"/>
    <w:rsid w:val="09606EC1"/>
    <w:rsid w:val="096FBD65"/>
    <w:rsid w:val="097C1DC8"/>
    <w:rsid w:val="098161C3"/>
    <w:rsid w:val="09976CF1"/>
    <w:rsid w:val="099C60FD"/>
    <w:rsid w:val="099F9C1E"/>
    <w:rsid w:val="09AFAD91"/>
    <w:rsid w:val="09C408D2"/>
    <w:rsid w:val="09D16FAE"/>
    <w:rsid w:val="09E5B29E"/>
    <w:rsid w:val="09E90B0B"/>
    <w:rsid w:val="09F1FA72"/>
    <w:rsid w:val="09F26283"/>
    <w:rsid w:val="0A0F411C"/>
    <w:rsid w:val="0A129915"/>
    <w:rsid w:val="0A15A657"/>
    <w:rsid w:val="0A28B5AF"/>
    <w:rsid w:val="0A37E3F9"/>
    <w:rsid w:val="0A37E69E"/>
    <w:rsid w:val="0A444E84"/>
    <w:rsid w:val="0A4B99EA"/>
    <w:rsid w:val="0A4FAD18"/>
    <w:rsid w:val="0A5F1725"/>
    <w:rsid w:val="0A69E5A4"/>
    <w:rsid w:val="0A7620F5"/>
    <w:rsid w:val="0A98EC7C"/>
    <w:rsid w:val="0AA908A8"/>
    <w:rsid w:val="0ABBDE4A"/>
    <w:rsid w:val="0AC27921"/>
    <w:rsid w:val="0B0F0CA5"/>
    <w:rsid w:val="0B239B18"/>
    <w:rsid w:val="0B349726"/>
    <w:rsid w:val="0B368CAE"/>
    <w:rsid w:val="0B3854A5"/>
    <w:rsid w:val="0B4837CB"/>
    <w:rsid w:val="0B6EB259"/>
    <w:rsid w:val="0B806207"/>
    <w:rsid w:val="0B81352A"/>
    <w:rsid w:val="0B83F284"/>
    <w:rsid w:val="0B855398"/>
    <w:rsid w:val="0B8BDC12"/>
    <w:rsid w:val="0B8C58AC"/>
    <w:rsid w:val="0BD3E7C0"/>
    <w:rsid w:val="0BD4BE3D"/>
    <w:rsid w:val="0BD9604E"/>
    <w:rsid w:val="0BF98B15"/>
    <w:rsid w:val="0C06448C"/>
    <w:rsid w:val="0C377D95"/>
    <w:rsid w:val="0C47DA98"/>
    <w:rsid w:val="0C4D4FF7"/>
    <w:rsid w:val="0C52FA52"/>
    <w:rsid w:val="0C7142D2"/>
    <w:rsid w:val="0C7CBEC4"/>
    <w:rsid w:val="0C8D3A57"/>
    <w:rsid w:val="0C938882"/>
    <w:rsid w:val="0CA4DA78"/>
    <w:rsid w:val="0CBC9794"/>
    <w:rsid w:val="0CBFFE4E"/>
    <w:rsid w:val="0CD55257"/>
    <w:rsid w:val="0CE8933C"/>
    <w:rsid w:val="0CFF88E0"/>
    <w:rsid w:val="0D13D231"/>
    <w:rsid w:val="0D25D5F2"/>
    <w:rsid w:val="0D3020F4"/>
    <w:rsid w:val="0D3B2108"/>
    <w:rsid w:val="0D3BC44D"/>
    <w:rsid w:val="0D5F7203"/>
    <w:rsid w:val="0D624405"/>
    <w:rsid w:val="0D6FBB74"/>
    <w:rsid w:val="0D7FAF94"/>
    <w:rsid w:val="0D83B262"/>
    <w:rsid w:val="0DA6D8A9"/>
    <w:rsid w:val="0DADB069"/>
    <w:rsid w:val="0DB576E1"/>
    <w:rsid w:val="0DB61459"/>
    <w:rsid w:val="0DC3CC95"/>
    <w:rsid w:val="0DCB9E4C"/>
    <w:rsid w:val="0DCC82E2"/>
    <w:rsid w:val="0DCF6D08"/>
    <w:rsid w:val="0DEE1E56"/>
    <w:rsid w:val="0DF15594"/>
    <w:rsid w:val="0DF45822"/>
    <w:rsid w:val="0E2B6136"/>
    <w:rsid w:val="0E2E63EF"/>
    <w:rsid w:val="0E446830"/>
    <w:rsid w:val="0E4A41AE"/>
    <w:rsid w:val="0E564E31"/>
    <w:rsid w:val="0E664BD5"/>
    <w:rsid w:val="0E6A188F"/>
    <w:rsid w:val="0E8F5FE9"/>
    <w:rsid w:val="0E992B4D"/>
    <w:rsid w:val="0ECCEDB7"/>
    <w:rsid w:val="0EDDF6F9"/>
    <w:rsid w:val="0EFB7588"/>
    <w:rsid w:val="0F1EC443"/>
    <w:rsid w:val="0F3B59A6"/>
    <w:rsid w:val="0F40AC3D"/>
    <w:rsid w:val="0F44F0D5"/>
    <w:rsid w:val="0F540053"/>
    <w:rsid w:val="0F5530ED"/>
    <w:rsid w:val="0F5EFF24"/>
    <w:rsid w:val="0F74EAF9"/>
    <w:rsid w:val="0F778786"/>
    <w:rsid w:val="0F8D1FEB"/>
    <w:rsid w:val="0FAEBADF"/>
    <w:rsid w:val="0FB9B7E4"/>
    <w:rsid w:val="0FC24982"/>
    <w:rsid w:val="0FC731E2"/>
    <w:rsid w:val="0FC9D22E"/>
    <w:rsid w:val="0FD1EABA"/>
    <w:rsid w:val="0FD3F043"/>
    <w:rsid w:val="0FD96BCA"/>
    <w:rsid w:val="0FE23991"/>
    <w:rsid w:val="100EC4AF"/>
    <w:rsid w:val="101078E0"/>
    <w:rsid w:val="1028EA78"/>
    <w:rsid w:val="104EB073"/>
    <w:rsid w:val="104F31F6"/>
    <w:rsid w:val="1052C121"/>
    <w:rsid w:val="10555387"/>
    <w:rsid w:val="105DFE1D"/>
    <w:rsid w:val="1064E75D"/>
    <w:rsid w:val="106C8B57"/>
    <w:rsid w:val="1073030B"/>
    <w:rsid w:val="10826ED4"/>
    <w:rsid w:val="1082B8AB"/>
    <w:rsid w:val="108C981D"/>
    <w:rsid w:val="10A59E7A"/>
    <w:rsid w:val="10AFC685"/>
    <w:rsid w:val="10CE5990"/>
    <w:rsid w:val="11036CFD"/>
    <w:rsid w:val="110D940A"/>
    <w:rsid w:val="1115AA43"/>
    <w:rsid w:val="1115C5B5"/>
    <w:rsid w:val="1126002A"/>
    <w:rsid w:val="11286C3B"/>
    <w:rsid w:val="11316C38"/>
    <w:rsid w:val="113A31F2"/>
    <w:rsid w:val="11469B78"/>
    <w:rsid w:val="115A1E7D"/>
    <w:rsid w:val="11601F0B"/>
    <w:rsid w:val="1172B0CF"/>
    <w:rsid w:val="1192B44D"/>
    <w:rsid w:val="11A745DA"/>
    <w:rsid w:val="11B28C47"/>
    <w:rsid w:val="11B9D3A4"/>
    <w:rsid w:val="11D49623"/>
    <w:rsid w:val="11E7A077"/>
    <w:rsid w:val="11F3FDF2"/>
    <w:rsid w:val="12034BAC"/>
    <w:rsid w:val="12045B6D"/>
    <w:rsid w:val="12165542"/>
    <w:rsid w:val="121D6A3F"/>
    <w:rsid w:val="12397A8E"/>
    <w:rsid w:val="123A2C08"/>
    <w:rsid w:val="124771EA"/>
    <w:rsid w:val="124E78F0"/>
    <w:rsid w:val="1256A036"/>
    <w:rsid w:val="12722FBC"/>
    <w:rsid w:val="12A2A8DF"/>
    <w:rsid w:val="12C2A1A4"/>
    <w:rsid w:val="12C94322"/>
    <w:rsid w:val="12CFB4DF"/>
    <w:rsid w:val="12DF0AF0"/>
    <w:rsid w:val="1303E31F"/>
    <w:rsid w:val="131695CB"/>
    <w:rsid w:val="132FA4F1"/>
    <w:rsid w:val="134991D2"/>
    <w:rsid w:val="134F8CF3"/>
    <w:rsid w:val="135D0C87"/>
    <w:rsid w:val="135FCCAB"/>
    <w:rsid w:val="1360CB3F"/>
    <w:rsid w:val="1376FA1B"/>
    <w:rsid w:val="1387B569"/>
    <w:rsid w:val="1388CBF0"/>
    <w:rsid w:val="13A78DBB"/>
    <w:rsid w:val="13B9960F"/>
    <w:rsid w:val="13C07398"/>
    <w:rsid w:val="13E009DA"/>
    <w:rsid w:val="14086F65"/>
    <w:rsid w:val="140A9F7E"/>
    <w:rsid w:val="1414C099"/>
    <w:rsid w:val="1425EDA0"/>
    <w:rsid w:val="14387E68"/>
    <w:rsid w:val="143E3558"/>
    <w:rsid w:val="1444787C"/>
    <w:rsid w:val="1449F491"/>
    <w:rsid w:val="144DD1FC"/>
    <w:rsid w:val="14541088"/>
    <w:rsid w:val="145CBA25"/>
    <w:rsid w:val="146CF79C"/>
    <w:rsid w:val="1475650E"/>
    <w:rsid w:val="14993A69"/>
    <w:rsid w:val="1499E93C"/>
    <w:rsid w:val="1499F629"/>
    <w:rsid w:val="149C1B13"/>
    <w:rsid w:val="14A05DE6"/>
    <w:rsid w:val="14BA6819"/>
    <w:rsid w:val="14C0E908"/>
    <w:rsid w:val="14C7F66E"/>
    <w:rsid w:val="14EF65D9"/>
    <w:rsid w:val="14F1FA50"/>
    <w:rsid w:val="150B6322"/>
    <w:rsid w:val="151656DA"/>
    <w:rsid w:val="155300E6"/>
    <w:rsid w:val="155ED802"/>
    <w:rsid w:val="155F421F"/>
    <w:rsid w:val="15649678"/>
    <w:rsid w:val="1589E4C4"/>
    <w:rsid w:val="1598FABC"/>
    <w:rsid w:val="159C7F80"/>
    <w:rsid w:val="15C73D6D"/>
    <w:rsid w:val="15CDCE20"/>
    <w:rsid w:val="15CFF623"/>
    <w:rsid w:val="15D09425"/>
    <w:rsid w:val="15DBF51F"/>
    <w:rsid w:val="15E67C5F"/>
    <w:rsid w:val="15EDA8B7"/>
    <w:rsid w:val="1609F756"/>
    <w:rsid w:val="1615FEF8"/>
    <w:rsid w:val="1617808C"/>
    <w:rsid w:val="161DB2B7"/>
    <w:rsid w:val="1637EF98"/>
    <w:rsid w:val="163854D9"/>
    <w:rsid w:val="163AED83"/>
    <w:rsid w:val="1641A8A5"/>
    <w:rsid w:val="1652E6C7"/>
    <w:rsid w:val="166CE9A8"/>
    <w:rsid w:val="166E5EA0"/>
    <w:rsid w:val="16768D9A"/>
    <w:rsid w:val="167EEA76"/>
    <w:rsid w:val="1693B1C8"/>
    <w:rsid w:val="16AE2A1B"/>
    <w:rsid w:val="16AF5604"/>
    <w:rsid w:val="16C2CA63"/>
    <w:rsid w:val="16CD5D7C"/>
    <w:rsid w:val="16E04FF2"/>
    <w:rsid w:val="16F39E8C"/>
    <w:rsid w:val="16FA5709"/>
    <w:rsid w:val="1700C7C5"/>
    <w:rsid w:val="1701D382"/>
    <w:rsid w:val="1747B38A"/>
    <w:rsid w:val="175797ED"/>
    <w:rsid w:val="17642158"/>
    <w:rsid w:val="17692935"/>
    <w:rsid w:val="178D1433"/>
    <w:rsid w:val="17B8E95C"/>
    <w:rsid w:val="17C2B023"/>
    <w:rsid w:val="17CF216D"/>
    <w:rsid w:val="17D60AE9"/>
    <w:rsid w:val="17D9EC5E"/>
    <w:rsid w:val="17E12D79"/>
    <w:rsid w:val="17E49537"/>
    <w:rsid w:val="17E8E1F9"/>
    <w:rsid w:val="17FD60F9"/>
    <w:rsid w:val="17FE4DCC"/>
    <w:rsid w:val="17FF5063"/>
    <w:rsid w:val="18081799"/>
    <w:rsid w:val="18243007"/>
    <w:rsid w:val="184D8EEB"/>
    <w:rsid w:val="185207CE"/>
    <w:rsid w:val="1854B891"/>
    <w:rsid w:val="185C908D"/>
    <w:rsid w:val="186653D0"/>
    <w:rsid w:val="18708F4A"/>
    <w:rsid w:val="187FDC12"/>
    <w:rsid w:val="1889C215"/>
    <w:rsid w:val="189E5F95"/>
    <w:rsid w:val="18A39BC2"/>
    <w:rsid w:val="18A78C62"/>
    <w:rsid w:val="18B15086"/>
    <w:rsid w:val="1911472B"/>
    <w:rsid w:val="19259411"/>
    <w:rsid w:val="192E2788"/>
    <w:rsid w:val="194344B7"/>
    <w:rsid w:val="1948B95F"/>
    <w:rsid w:val="19503268"/>
    <w:rsid w:val="1961877D"/>
    <w:rsid w:val="1981F6CA"/>
    <w:rsid w:val="199723AE"/>
    <w:rsid w:val="19A1BF43"/>
    <w:rsid w:val="19A5543F"/>
    <w:rsid w:val="19BB43F6"/>
    <w:rsid w:val="19DAE644"/>
    <w:rsid w:val="19F6230C"/>
    <w:rsid w:val="1A01C1C0"/>
    <w:rsid w:val="1A0723BF"/>
    <w:rsid w:val="1A1BA15F"/>
    <w:rsid w:val="1A4DDCBE"/>
    <w:rsid w:val="1A6C4B41"/>
    <w:rsid w:val="1A792E50"/>
    <w:rsid w:val="1A9CF2C5"/>
    <w:rsid w:val="1AB9E582"/>
    <w:rsid w:val="1ABA0580"/>
    <w:rsid w:val="1AE7D431"/>
    <w:rsid w:val="1B030CE4"/>
    <w:rsid w:val="1B06CF02"/>
    <w:rsid w:val="1B0B3242"/>
    <w:rsid w:val="1B2360AA"/>
    <w:rsid w:val="1B357F1B"/>
    <w:rsid w:val="1B3B8A96"/>
    <w:rsid w:val="1B4C5069"/>
    <w:rsid w:val="1B513D0A"/>
    <w:rsid w:val="1B572C58"/>
    <w:rsid w:val="1B5AC293"/>
    <w:rsid w:val="1B811DAD"/>
    <w:rsid w:val="1B97B59D"/>
    <w:rsid w:val="1B9FB84D"/>
    <w:rsid w:val="1BA4F101"/>
    <w:rsid w:val="1BB15C8C"/>
    <w:rsid w:val="1BB40935"/>
    <w:rsid w:val="1BB72B75"/>
    <w:rsid w:val="1BB83839"/>
    <w:rsid w:val="1BC1588E"/>
    <w:rsid w:val="1BC55CAC"/>
    <w:rsid w:val="1BCD1407"/>
    <w:rsid w:val="1C109059"/>
    <w:rsid w:val="1C3171B8"/>
    <w:rsid w:val="1C35C629"/>
    <w:rsid w:val="1C3A5DBA"/>
    <w:rsid w:val="1C3C87B5"/>
    <w:rsid w:val="1C54E727"/>
    <w:rsid w:val="1C56AA78"/>
    <w:rsid w:val="1C6E7E20"/>
    <w:rsid w:val="1C8190DE"/>
    <w:rsid w:val="1C9A293A"/>
    <w:rsid w:val="1C9EE43A"/>
    <w:rsid w:val="1CB1A7B9"/>
    <w:rsid w:val="1CB2DA3A"/>
    <w:rsid w:val="1CDEC281"/>
    <w:rsid w:val="1D0137B1"/>
    <w:rsid w:val="1D14EC42"/>
    <w:rsid w:val="1D18328A"/>
    <w:rsid w:val="1D19BC35"/>
    <w:rsid w:val="1D200782"/>
    <w:rsid w:val="1D2306B0"/>
    <w:rsid w:val="1D24D846"/>
    <w:rsid w:val="1D39D367"/>
    <w:rsid w:val="1D42F24F"/>
    <w:rsid w:val="1D4D2637"/>
    <w:rsid w:val="1D4F3CCF"/>
    <w:rsid w:val="1D5D2F0A"/>
    <w:rsid w:val="1D67C23F"/>
    <w:rsid w:val="1D7834EF"/>
    <w:rsid w:val="1D7E3887"/>
    <w:rsid w:val="1D915006"/>
    <w:rsid w:val="1DB39B83"/>
    <w:rsid w:val="1DBD79B4"/>
    <w:rsid w:val="1DD1B526"/>
    <w:rsid w:val="1DF9D210"/>
    <w:rsid w:val="1E120E3D"/>
    <w:rsid w:val="1E18A2B9"/>
    <w:rsid w:val="1E3DCAA8"/>
    <w:rsid w:val="1E438D0E"/>
    <w:rsid w:val="1E61CA07"/>
    <w:rsid w:val="1E706DCE"/>
    <w:rsid w:val="1E90B8E2"/>
    <w:rsid w:val="1E996563"/>
    <w:rsid w:val="1ECA91CF"/>
    <w:rsid w:val="1EDC5519"/>
    <w:rsid w:val="1EE40D49"/>
    <w:rsid w:val="1EE9BF81"/>
    <w:rsid w:val="1F1C80BD"/>
    <w:rsid w:val="1F1D9181"/>
    <w:rsid w:val="1F3AA82A"/>
    <w:rsid w:val="1F3F9F4E"/>
    <w:rsid w:val="1F45C4C2"/>
    <w:rsid w:val="1F53E5EA"/>
    <w:rsid w:val="1F5C13E0"/>
    <w:rsid w:val="1F68098A"/>
    <w:rsid w:val="1F6CB7D5"/>
    <w:rsid w:val="1F70996D"/>
    <w:rsid w:val="1F87291B"/>
    <w:rsid w:val="1F96A2D7"/>
    <w:rsid w:val="1F972257"/>
    <w:rsid w:val="1F9D4DB0"/>
    <w:rsid w:val="1FA428DC"/>
    <w:rsid w:val="1FA79563"/>
    <w:rsid w:val="1FB479CC"/>
    <w:rsid w:val="1FCB0ED0"/>
    <w:rsid w:val="1FE6D51E"/>
    <w:rsid w:val="200A2AE2"/>
    <w:rsid w:val="201139CF"/>
    <w:rsid w:val="2020ECC8"/>
    <w:rsid w:val="2026FD1F"/>
    <w:rsid w:val="204F0E8A"/>
    <w:rsid w:val="20750432"/>
    <w:rsid w:val="207BA618"/>
    <w:rsid w:val="2081C983"/>
    <w:rsid w:val="20896BB5"/>
    <w:rsid w:val="20957E47"/>
    <w:rsid w:val="20987A8F"/>
    <w:rsid w:val="2098EDB9"/>
    <w:rsid w:val="209BC0EB"/>
    <w:rsid w:val="20AA5607"/>
    <w:rsid w:val="20C12EF7"/>
    <w:rsid w:val="20C49DB1"/>
    <w:rsid w:val="20F49C0A"/>
    <w:rsid w:val="2102D680"/>
    <w:rsid w:val="21156764"/>
    <w:rsid w:val="211BAA4B"/>
    <w:rsid w:val="213FC143"/>
    <w:rsid w:val="21410E73"/>
    <w:rsid w:val="2165E7F7"/>
    <w:rsid w:val="21746719"/>
    <w:rsid w:val="217D27C3"/>
    <w:rsid w:val="21A00D4B"/>
    <w:rsid w:val="21B36D9B"/>
    <w:rsid w:val="21C55512"/>
    <w:rsid w:val="21DFC4F0"/>
    <w:rsid w:val="21F79304"/>
    <w:rsid w:val="220C2816"/>
    <w:rsid w:val="22395C32"/>
    <w:rsid w:val="224171A1"/>
    <w:rsid w:val="22487AB4"/>
    <w:rsid w:val="2253306A"/>
    <w:rsid w:val="225CE28C"/>
    <w:rsid w:val="226424E4"/>
    <w:rsid w:val="22750E12"/>
    <w:rsid w:val="2276688D"/>
    <w:rsid w:val="227CEFD1"/>
    <w:rsid w:val="22A196A0"/>
    <w:rsid w:val="22C1F7D0"/>
    <w:rsid w:val="22C32636"/>
    <w:rsid w:val="22C3F137"/>
    <w:rsid w:val="22D7FF5D"/>
    <w:rsid w:val="22D84C26"/>
    <w:rsid w:val="22E5CEAC"/>
    <w:rsid w:val="22EFB644"/>
    <w:rsid w:val="23089474"/>
    <w:rsid w:val="232042D8"/>
    <w:rsid w:val="23262E48"/>
    <w:rsid w:val="23464264"/>
    <w:rsid w:val="23661B18"/>
    <w:rsid w:val="23673D3F"/>
    <w:rsid w:val="2367DB90"/>
    <w:rsid w:val="23752F61"/>
    <w:rsid w:val="23A2C82E"/>
    <w:rsid w:val="23A32881"/>
    <w:rsid w:val="23A4CE68"/>
    <w:rsid w:val="23AFBC99"/>
    <w:rsid w:val="23C279B2"/>
    <w:rsid w:val="23CFF285"/>
    <w:rsid w:val="23DC79F1"/>
    <w:rsid w:val="23EC71F5"/>
    <w:rsid w:val="23F58816"/>
    <w:rsid w:val="23F5C446"/>
    <w:rsid w:val="23FD95BA"/>
    <w:rsid w:val="23FED286"/>
    <w:rsid w:val="24179DAB"/>
    <w:rsid w:val="241E7BDE"/>
    <w:rsid w:val="242465F2"/>
    <w:rsid w:val="242658FD"/>
    <w:rsid w:val="2446BCF1"/>
    <w:rsid w:val="244CD351"/>
    <w:rsid w:val="244EB778"/>
    <w:rsid w:val="2456DAF3"/>
    <w:rsid w:val="2462A667"/>
    <w:rsid w:val="2473F001"/>
    <w:rsid w:val="2480C273"/>
    <w:rsid w:val="24A62D80"/>
    <w:rsid w:val="24A94580"/>
    <w:rsid w:val="24AE6F16"/>
    <w:rsid w:val="24B0874B"/>
    <w:rsid w:val="24B6E75F"/>
    <w:rsid w:val="24BA5434"/>
    <w:rsid w:val="24BB6D20"/>
    <w:rsid w:val="24C33048"/>
    <w:rsid w:val="24E42E38"/>
    <w:rsid w:val="24F446C3"/>
    <w:rsid w:val="24F6E4B6"/>
    <w:rsid w:val="25212FF8"/>
    <w:rsid w:val="2524706B"/>
    <w:rsid w:val="2532EB74"/>
    <w:rsid w:val="2550C3B7"/>
    <w:rsid w:val="2551D727"/>
    <w:rsid w:val="255E84F2"/>
    <w:rsid w:val="2564F70E"/>
    <w:rsid w:val="25704613"/>
    <w:rsid w:val="257CCF41"/>
    <w:rsid w:val="25955C19"/>
    <w:rsid w:val="25964277"/>
    <w:rsid w:val="25B631D3"/>
    <w:rsid w:val="25B7A910"/>
    <w:rsid w:val="25C108BB"/>
    <w:rsid w:val="25C8BA0A"/>
    <w:rsid w:val="25CF4734"/>
    <w:rsid w:val="25D64D7D"/>
    <w:rsid w:val="25DA319B"/>
    <w:rsid w:val="25DD8A03"/>
    <w:rsid w:val="25E97030"/>
    <w:rsid w:val="25EE799E"/>
    <w:rsid w:val="26111DB0"/>
    <w:rsid w:val="261B1453"/>
    <w:rsid w:val="261D09F3"/>
    <w:rsid w:val="261E980D"/>
    <w:rsid w:val="261EB883"/>
    <w:rsid w:val="261FE08B"/>
    <w:rsid w:val="262F530E"/>
    <w:rsid w:val="264CC8D6"/>
    <w:rsid w:val="266C38D1"/>
    <w:rsid w:val="2687B2B9"/>
    <w:rsid w:val="26895395"/>
    <w:rsid w:val="2690A16C"/>
    <w:rsid w:val="26C1DFBB"/>
    <w:rsid w:val="26C71F3B"/>
    <w:rsid w:val="26D92825"/>
    <w:rsid w:val="26D977E4"/>
    <w:rsid w:val="26E34803"/>
    <w:rsid w:val="26F520F2"/>
    <w:rsid w:val="27126FFC"/>
    <w:rsid w:val="271CAA78"/>
    <w:rsid w:val="271F0A4C"/>
    <w:rsid w:val="2743F421"/>
    <w:rsid w:val="2745FDA6"/>
    <w:rsid w:val="2780FED5"/>
    <w:rsid w:val="279DB5A1"/>
    <w:rsid w:val="282E8AB3"/>
    <w:rsid w:val="28383A6F"/>
    <w:rsid w:val="28426896"/>
    <w:rsid w:val="285093C4"/>
    <w:rsid w:val="285BD001"/>
    <w:rsid w:val="2861AEF0"/>
    <w:rsid w:val="287AFBD7"/>
    <w:rsid w:val="28C004A2"/>
    <w:rsid w:val="28C048EF"/>
    <w:rsid w:val="28D667DE"/>
    <w:rsid w:val="28E05993"/>
    <w:rsid w:val="28E6F547"/>
    <w:rsid w:val="29068234"/>
    <w:rsid w:val="292465E1"/>
    <w:rsid w:val="292577A9"/>
    <w:rsid w:val="292E7B10"/>
    <w:rsid w:val="2954BCB4"/>
    <w:rsid w:val="2961A7DC"/>
    <w:rsid w:val="29900417"/>
    <w:rsid w:val="29A68D10"/>
    <w:rsid w:val="2A1E0AB8"/>
    <w:rsid w:val="2A2652A8"/>
    <w:rsid w:val="2A300D4F"/>
    <w:rsid w:val="2A3C3E44"/>
    <w:rsid w:val="2A423956"/>
    <w:rsid w:val="2A4A010E"/>
    <w:rsid w:val="2A4D66FF"/>
    <w:rsid w:val="2A659E6E"/>
    <w:rsid w:val="2A65E0ED"/>
    <w:rsid w:val="2A74792E"/>
    <w:rsid w:val="2A9C3C6D"/>
    <w:rsid w:val="2AA2FAFA"/>
    <w:rsid w:val="2AACED3E"/>
    <w:rsid w:val="2AAEFEA4"/>
    <w:rsid w:val="2ABC4DBA"/>
    <w:rsid w:val="2AC02996"/>
    <w:rsid w:val="2AD02DEE"/>
    <w:rsid w:val="2AD670AF"/>
    <w:rsid w:val="2AE5A4F5"/>
    <w:rsid w:val="2AF9792A"/>
    <w:rsid w:val="2B093C8F"/>
    <w:rsid w:val="2B0FAF81"/>
    <w:rsid w:val="2B1A117C"/>
    <w:rsid w:val="2B262E71"/>
    <w:rsid w:val="2B3B571C"/>
    <w:rsid w:val="2B698817"/>
    <w:rsid w:val="2B85D6AC"/>
    <w:rsid w:val="2B97E507"/>
    <w:rsid w:val="2BB0EB31"/>
    <w:rsid w:val="2BB7D39C"/>
    <w:rsid w:val="2BD53CD0"/>
    <w:rsid w:val="2BD9A6B2"/>
    <w:rsid w:val="2BD9CFAF"/>
    <w:rsid w:val="2C083D34"/>
    <w:rsid w:val="2C1D4680"/>
    <w:rsid w:val="2C2CBCF1"/>
    <w:rsid w:val="2C55C5A9"/>
    <w:rsid w:val="2C5D0C07"/>
    <w:rsid w:val="2C6ABF93"/>
    <w:rsid w:val="2C80D888"/>
    <w:rsid w:val="2C9C80B7"/>
    <w:rsid w:val="2CA6B55A"/>
    <w:rsid w:val="2CA92523"/>
    <w:rsid w:val="2CC7EA2D"/>
    <w:rsid w:val="2CD3D32B"/>
    <w:rsid w:val="2CD79529"/>
    <w:rsid w:val="2CE13909"/>
    <w:rsid w:val="2CE94420"/>
    <w:rsid w:val="2D090C4D"/>
    <w:rsid w:val="2D2CAD6E"/>
    <w:rsid w:val="2D3501DD"/>
    <w:rsid w:val="2D6BE3B8"/>
    <w:rsid w:val="2D77B37C"/>
    <w:rsid w:val="2D77E755"/>
    <w:rsid w:val="2D91DF5C"/>
    <w:rsid w:val="2D93D5D7"/>
    <w:rsid w:val="2D962F45"/>
    <w:rsid w:val="2D9BDC52"/>
    <w:rsid w:val="2DB54DD6"/>
    <w:rsid w:val="2DC399C6"/>
    <w:rsid w:val="2DCEA735"/>
    <w:rsid w:val="2DE78368"/>
    <w:rsid w:val="2DF8787E"/>
    <w:rsid w:val="2E008B28"/>
    <w:rsid w:val="2E1D9F6D"/>
    <w:rsid w:val="2E22E5A5"/>
    <w:rsid w:val="2E236A21"/>
    <w:rsid w:val="2E25C8A2"/>
    <w:rsid w:val="2E27D5B8"/>
    <w:rsid w:val="2E44D511"/>
    <w:rsid w:val="2E47D574"/>
    <w:rsid w:val="2E5D3D59"/>
    <w:rsid w:val="2E5E1261"/>
    <w:rsid w:val="2E63F952"/>
    <w:rsid w:val="2E954D4D"/>
    <w:rsid w:val="2E9BE167"/>
    <w:rsid w:val="2EAACFAB"/>
    <w:rsid w:val="2EC7584E"/>
    <w:rsid w:val="2ED58CAB"/>
    <w:rsid w:val="2ED839A2"/>
    <w:rsid w:val="2ED8E553"/>
    <w:rsid w:val="2EE26B95"/>
    <w:rsid w:val="2EEF405E"/>
    <w:rsid w:val="2EF2A4C1"/>
    <w:rsid w:val="2EFE37E6"/>
    <w:rsid w:val="2F13E706"/>
    <w:rsid w:val="2F2EBA57"/>
    <w:rsid w:val="2F334922"/>
    <w:rsid w:val="2F43BE30"/>
    <w:rsid w:val="2F5DB002"/>
    <w:rsid w:val="2F7D0848"/>
    <w:rsid w:val="2F7D1E28"/>
    <w:rsid w:val="2F8C07FB"/>
    <w:rsid w:val="2F953AF7"/>
    <w:rsid w:val="2FCF2554"/>
    <w:rsid w:val="30114909"/>
    <w:rsid w:val="301A27A0"/>
    <w:rsid w:val="301F8CF4"/>
    <w:rsid w:val="3046464D"/>
    <w:rsid w:val="3048D317"/>
    <w:rsid w:val="305C6AEA"/>
    <w:rsid w:val="3087EDDE"/>
    <w:rsid w:val="3094A575"/>
    <w:rsid w:val="30BDBA9E"/>
    <w:rsid w:val="30CD928B"/>
    <w:rsid w:val="30D79E70"/>
    <w:rsid w:val="30F2096D"/>
    <w:rsid w:val="30F2E71C"/>
    <w:rsid w:val="30FB5E61"/>
    <w:rsid w:val="312B4306"/>
    <w:rsid w:val="312BE42A"/>
    <w:rsid w:val="316875F8"/>
    <w:rsid w:val="317D49E7"/>
    <w:rsid w:val="3197A59B"/>
    <w:rsid w:val="31A9F57C"/>
    <w:rsid w:val="31B38D49"/>
    <w:rsid w:val="31DAB861"/>
    <w:rsid w:val="31E5AAF1"/>
    <w:rsid w:val="31F4347A"/>
    <w:rsid w:val="321C20CC"/>
    <w:rsid w:val="322BF090"/>
    <w:rsid w:val="323017ED"/>
    <w:rsid w:val="3236ACAF"/>
    <w:rsid w:val="323E708A"/>
    <w:rsid w:val="324B7F79"/>
    <w:rsid w:val="32658E21"/>
    <w:rsid w:val="327CD607"/>
    <w:rsid w:val="32A3CDAD"/>
    <w:rsid w:val="32D4EE78"/>
    <w:rsid w:val="32E91671"/>
    <w:rsid w:val="33028848"/>
    <w:rsid w:val="33352795"/>
    <w:rsid w:val="3342CC51"/>
    <w:rsid w:val="33457323"/>
    <w:rsid w:val="33482686"/>
    <w:rsid w:val="3370605D"/>
    <w:rsid w:val="3372E805"/>
    <w:rsid w:val="3378B704"/>
    <w:rsid w:val="33A370D8"/>
    <w:rsid w:val="33A3A4CC"/>
    <w:rsid w:val="33A3CD76"/>
    <w:rsid w:val="33C51FB9"/>
    <w:rsid w:val="33DB9342"/>
    <w:rsid w:val="33EEDA9E"/>
    <w:rsid w:val="33F593FC"/>
    <w:rsid w:val="34003DA9"/>
    <w:rsid w:val="3401DBE3"/>
    <w:rsid w:val="341535D3"/>
    <w:rsid w:val="341A0543"/>
    <w:rsid w:val="341C1F21"/>
    <w:rsid w:val="341EEB72"/>
    <w:rsid w:val="34280F34"/>
    <w:rsid w:val="342DC0D8"/>
    <w:rsid w:val="342E4FD6"/>
    <w:rsid w:val="34301340"/>
    <w:rsid w:val="3431CD35"/>
    <w:rsid w:val="34370588"/>
    <w:rsid w:val="3438256C"/>
    <w:rsid w:val="3452EC85"/>
    <w:rsid w:val="34692F3A"/>
    <w:rsid w:val="3470ACDD"/>
    <w:rsid w:val="34ACC5EE"/>
    <w:rsid w:val="34D4BAD2"/>
    <w:rsid w:val="34E2203E"/>
    <w:rsid w:val="34F01035"/>
    <w:rsid w:val="34FB4267"/>
    <w:rsid w:val="3505C1C6"/>
    <w:rsid w:val="352CCECD"/>
    <w:rsid w:val="3549974A"/>
    <w:rsid w:val="35727539"/>
    <w:rsid w:val="3587C51B"/>
    <w:rsid w:val="35D92626"/>
    <w:rsid w:val="35FCAF4B"/>
    <w:rsid w:val="361607AD"/>
    <w:rsid w:val="3620FE31"/>
    <w:rsid w:val="3628419A"/>
    <w:rsid w:val="365BAE7D"/>
    <w:rsid w:val="365D04EF"/>
    <w:rsid w:val="3671B7A0"/>
    <w:rsid w:val="3685D2B4"/>
    <w:rsid w:val="36B99BBB"/>
    <w:rsid w:val="36C11521"/>
    <w:rsid w:val="36DF05BD"/>
    <w:rsid w:val="36EC6CD8"/>
    <w:rsid w:val="37039F56"/>
    <w:rsid w:val="37059159"/>
    <w:rsid w:val="3726A8EF"/>
    <w:rsid w:val="376FC7D9"/>
    <w:rsid w:val="37836F7D"/>
    <w:rsid w:val="37A5A45D"/>
    <w:rsid w:val="37B8EB28"/>
    <w:rsid w:val="37C1EBED"/>
    <w:rsid w:val="37DC458E"/>
    <w:rsid w:val="37E0C877"/>
    <w:rsid w:val="37E39B52"/>
    <w:rsid w:val="37E8A94F"/>
    <w:rsid w:val="37EE33A5"/>
    <w:rsid w:val="3814BAE3"/>
    <w:rsid w:val="38298DC6"/>
    <w:rsid w:val="38397930"/>
    <w:rsid w:val="383A5FD3"/>
    <w:rsid w:val="3844BB4C"/>
    <w:rsid w:val="384F76C9"/>
    <w:rsid w:val="38547321"/>
    <w:rsid w:val="38689654"/>
    <w:rsid w:val="386DDC60"/>
    <w:rsid w:val="38743F4E"/>
    <w:rsid w:val="38892A70"/>
    <w:rsid w:val="388B3FDA"/>
    <w:rsid w:val="38A84523"/>
    <w:rsid w:val="38B5852E"/>
    <w:rsid w:val="38C1A4B2"/>
    <w:rsid w:val="38CB7225"/>
    <w:rsid w:val="38E06D85"/>
    <w:rsid w:val="38E2785C"/>
    <w:rsid w:val="38EDCC98"/>
    <w:rsid w:val="3916DC1C"/>
    <w:rsid w:val="3939FCEC"/>
    <w:rsid w:val="3943B0A6"/>
    <w:rsid w:val="39458627"/>
    <w:rsid w:val="39556983"/>
    <w:rsid w:val="397BF045"/>
    <w:rsid w:val="397C85AD"/>
    <w:rsid w:val="39997354"/>
    <w:rsid w:val="39A5B4AF"/>
    <w:rsid w:val="39A80760"/>
    <w:rsid w:val="39B29F1D"/>
    <w:rsid w:val="39F67D00"/>
    <w:rsid w:val="39FB0C66"/>
    <w:rsid w:val="3A365AA5"/>
    <w:rsid w:val="3A4F8001"/>
    <w:rsid w:val="3A50C5FF"/>
    <w:rsid w:val="3A659F0A"/>
    <w:rsid w:val="3A70B408"/>
    <w:rsid w:val="3A74FB14"/>
    <w:rsid w:val="3A855BE3"/>
    <w:rsid w:val="3A902F5E"/>
    <w:rsid w:val="3A90CB84"/>
    <w:rsid w:val="3A973F4F"/>
    <w:rsid w:val="3A9A2C13"/>
    <w:rsid w:val="3AB4A1D5"/>
    <w:rsid w:val="3ABDE94D"/>
    <w:rsid w:val="3ABF2FE4"/>
    <w:rsid w:val="3AC553FE"/>
    <w:rsid w:val="3ACC0EC8"/>
    <w:rsid w:val="3AF47B3F"/>
    <w:rsid w:val="3B0E2E28"/>
    <w:rsid w:val="3B5A1EB7"/>
    <w:rsid w:val="3B5E8EAA"/>
    <w:rsid w:val="3B88FF89"/>
    <w:rsid w:val="3BB108BF"/>
    <w:rsid w:val="3BB4D09B"/>
    <w:rsid w:val="3BB8C858"/>
    <w:rsid w:val="3BD57094"/>
    <w:rsid w:val="3BE953B4"/>
    <w:rsid w:val="3BEEE547"/>
    <w:rsid w:val="3BF226B2"/>
    <w:rsid w:val="3BFBD750"/>
    <w:rsid w:val="3C2A3548"/>
    <w:rsid w:val="3C527FF9"/>
    <w:rsid w:val="3C62036F"/>
    <w:rsid w:val="3C6FF317"/>
    <w:rsid w:val="3C78B23C"/>
    <w:rsid w:val="3CA75A45"/>
    <w:rsid w:val="3CAD4AF0"/>
    <w:rsid w:val="3CAD72E9"/>
    <w:rsid w:val="3CB89E14"/>
    <w:rsid w:val="3CF41B7D"/>
    <w:rsid w:val="3CFDD6C3"/>
    <w:rsid w:val="3CFE8FF7"/>
    <w:rsid w:val="3D04A5F5"/>
    <w:rsid w:val="3D1BBAFB"/>
    <w:rsid w:val="3D5F6F54"/>
    <w:rsid w:val="3D972E41"/>
    <w:rsid w:val="3D9EFBF9"/>
    <w:rsid w:val="3DA1E775"/>
    <w:rsid w:val="3DB5F113"/>
    <w:rsid w:val="3DC13531"/>
    <w:rsid w:val="3DC1F645"/>
    <w:rsid w:val="3DC6D817"/>
    <w:rsid w:val="3DE14FFB"/>
    <w:rsid w:val="3DF9183A"/>
    <w:rsid w:val="3E00D58E"/>
    <w:rsid w:val="3E07F5D3"/>
    <w:rsid w:val="3E16E680"/>
    <w:rsid w:val="3E3BD28F"/>
    <w:rsid w:val="3E3BFE4A"/>
    <w:rsid w:val="3E585DB5"/>
    <w:rsid w:val="3E5D5F5E"/>
    <w:rsid w:val="3E5FFD68"/>
    <w:rsid w:val="3E631FFE"/>
    <w:rsid w:val="3EC6C6F7"/>
    <w:rsid w:val="3ED8F059"/>
    <w:rsid w:val="3EDC703B"/>
    <w:rsid w:val="3EDC7DFE"/>
    <w:rsid w:val="3EEB1301"/>
    <w:rsid w:val="3EF4623D"/>
    <w:rsid w:val="3F0EDC4B"/>
    <w:rsid w:val="3F10925E"/>
    <w:rsid w:val="3F2A28C3"/>
    <w:rsid w:val="3F32DAA6"/>
    <w:rsid w:val="3F41A83F"/>
    <w:rsid w:val="3F423D1F"/>
    <w:rsid w:val="3F56E7F8"/>
    <w:rsid w:val="3F578BCA"/>
    <w:rsid w:val="3F8E584F"/>
    <w:rsid w:val="3FA0873D"/>
    <w:rsid w:val="3FACC73F"/>
    <w:rsid w:val="3FCA5641"/>
    <w:rsid w:val="3FE68DDC"/>
    <w:rsid w:val="3FFEF02E"/>
    <w:rsid w:val="402A9CC6"/>
    <w:rsid w:val="403E61F0"/>
    <w:rsid w:val="40401463"/>
    <w:rsid w:val="40467CC9"/>
    <w:rsid w:val="404EC8B5"/>
    <w:rsid w:val="40599F92"/>
    <w:rsid w:val="405CEA18"/>
    <w:rsid w:val="4062D20B"/>
    <w:rsid w:val="406B57C9"/>
    <w:rsid w:val="406E01E0"/>
    <w:rsid w:val="407F7214"/>
    <w:rsid w:val="40A79312"/>
    <w:rsid w:val="40B559BE"/>
    <w:rsid w:val="40B91051"/>
    <w:rsid w:val="40C1D8A1"/>
    <w:rsid w:val="40C9C81C"/>
    <w:rsid w:val="40CB83B3"/>
    <w:rsid w:val="40D9440B"/>
    <w:rsid w:val="40DE1056"/>
    <w:rsid w:val="40E69F0F"/>
    <w:rsid w:val="410DDC20"/>
    <w:rsid w:val="4113D5D3"/>
    <w:rsid w:val="411809E2"/>
    <w:rsid w:val="411D6E8E"/>
    <w:rsid w:val="411DE338"/>
    <w:rsid w:val="41232A8A"/>
    <w:rsid w:val="41274E07"/>
    <w:rsid w:val="41371804"/>
    <w:rsid w:val="414269FD"/>
    <w:rsid w:val="414C1CFE"/>
    <w:rsid w:val="4169CEB0"/>
    <w:rsid w:val="419F7696"/>
    <w:rsid w:val="41AC8DCE"/>
    <w:rsid w:val="41AD56F4"/>
    <w:rsid w:val="41AFE265"/>
    <w:rsid w:val="41C5A89B"/>
    <w:rsid w:val="41CC7A3C"/>
    <w:rsid w:val="41E85741"/>
    <w:rsid w:val="41E9D550"/>
    <w:rsid w:val="41FF8AD0"/>
    <w:rsid w:val="423B3E32"/>
    <w:rsid w:val="4252CB04"/>
    <w:rsid w:val="42564C2D"/>
    <w:rsid w:val="4258B125"/>
    <w:rsid w:val="42699253"/>
    <w:rsid w:val="426D303D"/>
    <w:rsid w:val="427162D0"/>
    <w:rsid w:val="427B35E3"/>
    <w:rsid w:val="427E287A"/>
    <w:rsid w:val="428017E2"/>
    <w:rsid w:val="4297D811"/>
    <w:rsid w:val="42A69DF2"/>
    <w:rsid w:val="42AA2AAA"/>
    <w:rsid w:val="42B3237F"/>
    <w:rsid w:val="42B554A6"/>
    <w:rsid w:val="42C6021F"/>
    <w:rsid w:val="42DF4324"/>
    <w:rsid w:val="42E53840"/>
    <w:rsid w:val="42F551C6"/>
    <w:rsid w:val="431EC316"/>
    <w:rsid w:val="432A7356"/>
    <w:rsid w:val="4330445E"/>
    <w:rsid w:val="433DED8D"/>
    <w:rsid w:val="43539CE4"/>
    <w:rsid w:val="435FD86A"/>
    <w:rsid w:val="43652209"/>
    <w:rsid w:val="4388C316"/>
    <w:rsid w:val="438F44F7"/>
    <w:rsid w:val="439A828E"/>
    <w:rsid w:val="43B28822"/>
    <w:rsid w:val="43C09F7B"/>
    <w:rsid w:val="43D4BF6C"/>
    <w:rsid w:val="43E3E1EE"/>
    <w:rsid w:val="43F1BAB1"/>
    <w:rsid w:val="43F8F75D"/>
    <w:rsid w:val="44047ACF"/>
    <w:rsid w:val="440D2F08"/>
    <w:rsid w:val="44110946"/>
    <w:rsid w:val="441D6DCF"/>
    <w:rsid w:val="441F469B"/>
    <w:rsid w:val="443F395D"/>
    <w:rsid w:val="444005BE"/>
    <w:rsid w:val="4446F2AC"/>
    <w:rsid w:val="44603975"/>
    <w:rsid w:val="4471F17D"/>
    <w:rsid w:val="447AF95F"/>
    <w:rsid w:val="4481E1FE"/>
    <w:rsid w:val="4482E5AE"/>
    <w:rsid w:val="44860C3A"/>
    <w:rsid w:val="4497812C"/>
    <w:rsid w:val="44A1315F"/>
    <w:rsid w:val="44AE10E9"/>
    <w:rsid w:val="44AF8A30"/>
    <w:rsid w:val="44BE7D8A"/>
    <w:rsid w:val="44C7B691"/>
    <w:rsid w:val="44D336E3"/>
    <w:rsid w:val="44E94D4E"/>
    <w:rsid w:val="44EB1D7A"/>
    <w:rsid w:val="44EC421E"/>
    <w:rsid w:val="44F31843"/>
    <w:rsid w:val="45086224"/>
    <w:rsid w:val="4511AD2B"/>
    <w:rsid w:val="451BC2D6"/>
    <w:rsid w:val="453F16DD"/>
    <w:rsid w:val="45633DAE"/>
    <w:rsid w:val="456B81EC"/>
    <w:rsid w:val="456CE157"/>
    <w:rsid w:val="4591E7D3"/>
    <w:rsid w:val="459A7BF6"/>
    <w:rsid w:val="45AA3F04"/>
    <w:rsid w:val="45BEF55D"/>
    <w:rsid w:val="45F29005"/>
    <w:rsid w:val="460C6C69"/>
    <w:rsid w:val="461B7154"/>
    <w:rsid w:val="4627D1C2"/>
    <w:rsid w:val="463A3A4E"/>
    <w:rsid w:val="463F6A4B"/>
    <w:rsid w:val="464438F9"/>
    <w:rsid w:val="464D1FB3"/>
    <w:rsid w:val="465A4860"/>
    <w:rsid w:val="4686E497"/>
    <w:rsid w:val="469B15AC"/>
    <w:rsid w:val="469EEE79"/>
    <w:rsid w:val="46A90456"/>
    <w:rsid w:val="46B106F4"/>
    <w:rsid w:val="46B8CF84"/>
    <w:rsid w:val="46B9E0F0"/>
    <w:rsid w:val="46BE67BC"/>
    <w:rsid w:val="46CF63F1"/>
    <w:rsid w:val="46D531B5"/>
    <w:rsid w:val="46DAB755"/>
    <w:rsid w:val="46EA6012"/>
    <w:rsid w:val="471A4464"/>
    <w:rsid w:val="472743C1"/>
    <w:rsid w:val="47274EF3"/>
    <w:rsid w:val="4734382A"/>
    <w:rsid w:val="473E9EDD"/>
    <w:rsid w:val="474C912C"/>
    <w:rsid w:val="476821A2"/>
    <w:rsid w:val="47688820"/>
    <w:rsid w:val="476A9F9B"/>
    <w:rsid w:val="47A0B1C2"/>
    <w:rsid w:val="47AAC821"/>
    <w:rsid w:val="47B61860"/>
    <w:rsid w:val="47B69EF4"/>
    <w:rsid w:val="47BB0330"/>
    <w:rsid w:val="47C2C2CD"/>
    <w:rsid w:val="47CC7B45"/>
    <w:rsid w:val="47D62798"/>
    <w:rsid w:val="47F11CBD"/>
    <w:rsid w:val="4811628A"/>
    <w:rsid w:val="4813440F"/>
    <w:rsid w:val="4823393D"/>
    <w:rsid w:val="482B85EA"/>
    <w:rsid w:val="48314DD9"/>
    <w:rsid w:val="483569F5"/>
    <w:rsid w:val="48368AB6"/>
    <w:rsid w:val="484337BC"/>
    <w:rsid w:val="4850A2F7"/>
    <w:rsid w:val="485D47B3"/>
    <w:rsid w:val="4884CA05"/>
    <w:rsid w:val="4898BEF7"/>
    <w:rsid w:val="48B74DD6"/>
    <w:rsid w:val="48E7CB9D"/>
    <w:rsid w:val="48EF760C"/>
    <w:rsid w:val="48F0D979"/>
    <w:rsid w:val="48FADCAB"/>
    <w:rsid w:val="4907AFEE"/>
    <w:rsid w:val="490E2777"/>
    <w:rsid w:val="492ACFAD"/>
    <w:rsid w:val="494BFE18"/>
    <w:rsid w:val="495E3C4E"/>
    <w:rsid w:val="4960641A"/>
    <w:rsid w:val="498481A7"/>
    <w:rsid w:val="498CB3D0"/>
    <w:rsid w:val="49917810"/>
    <w:rsid w:val="49A314DF"/>
    <w:rsid w:val="49AE9024"/>
    <w:rsid w:val="49B6CC0D"/>
    <w:rsid w:val="49D0B01E"/>
    <w:rsid w:val="49EEE809"/>
    <w:rsid w:val="4A0F59CD"/>
    <w:rsid w:val="4A176845"/>
    <w:rsid w:val="4A2C686A"/>
    <w:rsid w:val="4A428A48"/>
    <w:rsid w:val="4A4322B2"/>
    <w:rsid w:val="4A445DD9"/>
    <w:rsid w:val="4A46162D"/>
    <w:rsid w:val="4A4AAD12"/>
    <w:rsid w:val="4A8F2611"/>
    <w:rsid w:val="4AA58ADA"/>
    <w:rsid w:val="4AD0D4AD"/>
    <w:rsid w:val="4AF9B4E1"/>
    <w:rsid w:val="4B1E7C92"/>
    <w:rsid w:val="4B288497"/>
    <w:rsid w:val="4B34277C"/>
    <w:rsid w:val="4B5048D4"/>
    <w:rsid w:val="4B609090"/>
    <w:rsid w:val="4B647B55"/>
    <w:rsid w:val="4B774A51"/>
    <w:rsid w:val="4B7A3281"/>
    <w:rsid w:val="4B8C5AB4"/>
    <w:rsid w:val="4B8EC332"/>
    <w:rsid w:val="4B9199D5"/>
    <w:rsid w:val="4B9E855D"/>
    <w:rsid w:val="4BAE58B6"/>
    <w:rsid w:val="4BB3A0FF"/>
    <w:rsid w:val="4BB44661"/>
    <w:rsid w:val="4BBE8BE8"/>
    <w:rsid w:val="4BC6E421"/>
    <w:rsid w:val="4BCC29AD"/>
    <w:rsid w:val="4BD37921"/>
    <w:rsid w:val="4BD8B531"/>
    <w:rsid w:val="4BE59029"/>
    <w:rsid w:val="4BE9ADC3"/>
    <w:rsid w:val="4BF02EAA"/>
    <w:rsid w:val="4BF6DDB5"/>
    <w:rsid w:val="4BF9D0EE"/>
    <w:rsid w:val="4C020552"/>
    <w:rsid w:val="4C0A8429"/>
    <w:rsid w:val="4C0FC379"/>
    <w:rsid w:val="4C100573"/>
    <w:rsid w:val="4C20D42E"/>
    <w:rsid w:val="4C267C20"/>
    <w:rsid w:val="4C2A287C"/>
    <w:rsid w:val="4C2B0EA7"/>
    <w:rsid w:val="4C2FDD23"/>
    <w:rsid w:val="4C361C63"/>
    <w:rsid w:val="4C4C929A"/>
    <w:rsid w:val="4C55CF44"/>
    <w:rsid w:val="4C58977D"/>
    <w:rsid w:val="4C67BBF1"/>
    <w:rsid w:val="4C712334"/>
    <w:rsid w:val="4C78E095"/>
    <w:rsid w:val="4CA567D0"/>
    <w:rsid w:val="4CA7CDD8"/>
    <w:rsid w:val="4CBC15B7"/>
    <w:rsid w:val="4CC65E06"/>
    <w:rsid w:val="4CCDFC07"/>
    <w:rsid w:val="4CD60B7F"/>
    <w:rsid w:val="4CE4738A"/>
    <w:rsid w:val="4CEAADAD"/>
    <w:rsid w:val="4CFA4C60"/>
    <w:rsid w:val="4CFB5C3D"/>
    <w:rsid w:val="4D0337C5"/>
    <w:rsid w:val="4D0F2D3B"/>
    <w:rsid w:val="4D391702"/>
    <w:rsid w:val="4D3E76EF"/>
    <w:rsid w:val="4D40A6BF"/>
    <w:rsid w:val="4D437B55"/>
    <w:rsid w:val="4D4CA516"/>
    <w:rsid w:val="4D52B307"/>
    <w:rsid w:val="4D530BDD"/>
    <w:rsid w:val="4D61A5D0"/>
    <w:rsid w:val="4D6875E6"/>
    <w:rsid w:val="4D81E1E9"/>
    <w:rsid w:val="4D829DF9"/>
    <w:rsid w:val="4D836377"/>
    <w:rsid w:val="4DB5F775"/>
    <w:rsid w:val="4DC216F3"/>
    <w:rsid w:val="4DC7A458"/>
    <w:rsid w:val="4DD191E5"/>
    <w:rsid w:val="4DD7272F"/>
    <w:rsid w:val="4DD8A23D"/>
    <w:rsid w:val="4DEAD2A7"/>
    <w:rsid w:val="4DFCF467"/>
    <w:rsid w:val="4E2A9311"/>
    <w:rsid w:val="4E3C74D4"/>
    <w:rsid w:val="4E4C6CA0"/>
    <w:rsid w:val="4E4D0BBD"/>
    <w:rsid w:val="4E5BBCAD"/>
    <w:rsid w:val="4E5BCCA4"/>
    <w:rsid w:val="4EA3FC95"/>
    <w:rsid w:val="4EAF9344"/>
    <w:rsid w:val="4EBEB6E8"/>
    <w:rsid w:val="4EC47E52"/>
    <w:rsid w:val="4ECB40A3"/>
    <w:rsid w:val="4ED13F43"/>
    <w:rsid w:val="4ED6EB3E"/>
    <w:rsid w:val="4EDA4A09"/>
    <w:rsid w:val="4EDA925E"/>
    <w:rsid w:val="4EFDE532"/>
    <w:rsid w:val="4F18C00E"/>
    <w:rsid w:val="4F2D068B"/>
    <w:rsid w:val="4F5D4EC7"/>
    <w:rsid w:val="4F5D521B"/>
    <w:rsid w:val="4F642325"/>
    <w:rsid w:val="4F7EA35C"/>
    <w:rsid w:val="4F845D83"/>
    <w:rsid w:val="4F9CF8D8"/>
    <w:rsid w:val="4FB66CA4"/>
    <w:rsid w:val="4FC47035"/>
    <w:rsid w:val="4FDDECB2"/>
    <w:rsid w:val="4FE8E92E"/>
    <w:rsid w:val="500B71D6"/>
    <w:rsid w:val="502515DA"/>
    <w:rsid w:val="50342B3F"/>
    <w:rsid w:val="505815F5"/>
    <w:rsid w:val="505E6247"/>
    <w:rsid w:val="50758B66"/>
    <w:rsid w:val="50816353"/>
    <w:rsid w:val="508939DE"/>
    <w:rsid w:val="5094AC4B"/>
    <w:rsid w:val="509FA719"/>
    <w:rsid w:val="50CD158B"/>
    <w:rsid w:val="50E5D084"/>
    <w:rsid w:val="50E9DCEF"/>
    <w:rsid w:val="50F0A293"/>
    <w:rsid w:val="5112D786"/>
    <w:rsid w:val="51270A8D"/>
    <w:rsid w:val="51317EF9"/>
    <w:rsid w:val="514ABD2B"/>
    <w:rsid w:val="5164E8FC"/>
    <w:rsid w:val="516A09EA"/>
    <w:rsid w:val="517D7AD9"/>
    <w:rsid w:val="51D28714"/>
    <w:rsid w:val="521EC631"/>
    <w:rsid w:val="522467BD"/>
    <w:rsid w:val="5235FEEB"/>
    <w:rsid w:val="5237E132"/>
    <w:rsid w:val="52559F12"/>
    <w:rsid w:val="525BE1B1"/>
    <w:rsid w:val="525D35DC"/>
    <w:rsid w:val="526750B0"/>
    <w:rsid w:val="526B2C1A"/>
    <w:rsid w:val="526CC174"/>
    <w:rsid w:val="52988CC0"/>
    <w:rsid w:val="52AAB92D"/>
    <w:rsid w:val="52ADF04C"/>
    <w:rsid w:val="52B3468C"/>
    <w:rsid w:val="52B61C39"/>
    <w:rsid w:val="52B976F9"/>
    <w:rsid w:val="52E144D6"/>
    <w:rsid w:val="52E57A4E"/>
    <w:rsid w:val="52EC795D"/>
    <w:rsid w:val="530541A5"/>
    <w:rsid w:val="530E15FD"/>
    <w:rsid w:val="530E7746"/>
    <w:rsid w:val="53136ADC"/>
    <w:rsid w:val="5347313A"/>
    <w:rsid w:val="536C40ED"/>
    <w:rsid w:val="537A112D"/>
    <w:rsid w:val="53991F28"/>
    <w:rsid w:val="539A95E3"/>
    <w:rsid w:val="53AB5DD0"/>
    <w:rsid w:val="53D8DC88"/>
    <w:rsid w:val="53DDEB1F"/>
    <w:rsid w:val="53DF8164"/>
    <w:rsid w:val="53E8E9F7"/>
    <w:rsid w:val="53EEE8BF"/>
    <w:rsid w:val="54017825"/>
    <w:rsid w:val="54124599"/>
    <w:rsid w:val="542003B6"/>
    <w:rsid w:val="544D0CCC"/>
    <w:rsid w:val="545C5778"/>
    <w:rsid w:val="547BC244"/>
    <w:rsid w:val="5491EA9E"/>
    <w:rsid w:val="54973CAB"/>
    <w:rsid w:val="549B4EEC"/>
    <w:rsid w:val="54AE465E"/>
    <w:rsid w:val="54B95A36"/>
    <w:rsid w:val="54C426E8"/>
    <w:rsid w:val="54D47E62"/>
    <w:rsid w:val="54F2428B"/>
    <w:rsid w:val="54FCD152"/>
    <w:rsid w:val="54FD623E"/>
    <w:rsid w:val="5504330B"/>
    <w:rsid w:val="5513584F"/>
    <w:rsid w:val="551DC267"/>
    <w:rsid w:val="552664A1"/>
    <w:rsid w:val="55292138"/>
    <w:rsid w:val="5530EAEB"/>
    <w:rsid w:val="5544D8F1"/>
    <w:rsid w:val="5546D83B"/>
    <w:rsid w:val="554B2675"/>
    <w:rsid w:val="5563E402"/>
    <w:rsid w:val="556EC87B"/>
    <w:rsid w:val="556F9BFD"/>
    <w:rsid w:val="559087D3"/>
    <w:rsid w:val="55A20967"/>
    <w:rsid w:val="55A66FC4"/>
    <w:rsid w:val="55B6E401"/>
    <w:rsid w:val="55D64914"/>
    <w:rsid w:val="55D87094"/>
    <w:rsid w:val="55EF5E39"/>
    <w:rsid w:val="55F64449"/>
    <w:rsid w:val="5602D8FF"/>
    <w:rsid w:val="5603FF2A"/>
    <w:rsid w:val="56142FF7"/>
    <w:rsid w:val="56177C05"/>
    <w:rsid w:val="561AEC5F"/>
    <w:rsid w:val="5622CAFF"/>
    <w:rsid w:val="562CF888"/>
    <w:rsid w:val="5632CE07"/>
    <w:rsid w:val="563B4EBE"/>
    <w:rsid w:val="564ECD1F"/>
    <w:rsid w:val="56525675"/>
    <w:rsid w:val="5652B9E1"/>
    <w:rsid w:val="5658A5E0"/>
    <w:rsid w:val="5670CF43"/>
    <w:rsid w:val="56845B2B"/>
    <w:rsid w:val="56AC88EC"/>
    <w:rsid w:val="56B5ED6E"/>
    <w:rsid w:val="5710F32B"/>
    <w:rsid w:val="575F7963"/>
    <w:rsid w:val="5771DC40"/>
    <w:rsid w:val="577394E4"/>
    <w:rsid w:val="579CCE21"/>
    <w:rsid w:val="57A4C395"/>
    <w:rsid w:val="57DA74E9"/>
    <w:rsid w:val="57F00898"/>
    <w:rsid w:val="5801E11C"/>
    <w:rsid w:val="580434A4"/>
    <w:rsid w:val="5805FFEF"/>
    <w:rsid w:val="58141A14"/>
    <w:rsid w:val="581EDC22"/>
    <w:rsid w:val="581F9743"/>
    <w:rsid w:val="5832E839"/>
    <w:rsid w:val="584D01EC"/>
    <w:rsid w:val="58A489C8"/>
    <w:rsid w:val="58BE4CD1"/>
    <w:rsid w:val="58C6F772"/>
    <w:rsid w:val="58FAD9FF"/>
    <w:rsid w:val="58FB2EF4"/>
    <w:rsid w:val="59025858"/>
    <w:rsid w:val="590A7F4A"/>
    <w:rsid w:val="590ADAC9"/>
    <w:rsid w:val="590CF112"/>
    <w:rsid w:val="59138BFB"/>
    <w:rsid w:val="59268746"/>
    <w:rsid w:val="5929D9EE"/>
    <w:rsid w:val="59381D7E"/>
    <w:rsid w:val="593C3760"/>
    <w:rsid w:val="593EDBDF"/>
    <w:rsid w:val="59555381"/>
    <w:rsid w:val="5955ECB5"/>
    <w:rsid w:val="59834273"/>
    <w:rsid w:val="5987A7AB"/>
    <w:rsid w:val="598EAC83"/>
    <w:rsid w:val="59900D4F"/>
    <w:rsid w:val="59A14F87"/>
    <w:rsid w:val="59C1BE75"/>
    <w:rsid w:val="5A1B734C"/>
    <w:rsid w:val="5A30C375"/>
    <w:rsid w:val="5A334775"/>
    <w:rsid w:val="5A3BE929"/>
    <w:rsid w:val="5A3D3856"/>
    <w:rsid w:val="5A461207"/>
    <w:rsid w:val="5A48D40E"/>
    <w:rsid w:val="5A573875"/>
    <w:rsid w:val="5A58F64B"/>
    <w:rsid w:val="5A7DEB6A"/>
    <w:rsid w:val="5A82248B"/>
    <w:rsid w:val="5A9FD538"/>
    <w:rsid w:val="5AB83407"/>
    <w:rsid w:val="5ACDF865"/>
    <w:rsid w:val="5AE67778"/>
    <w:rsid w:val="5B0496B5"/>
    <w:rsid w:val="5B04E28F"/>
    <w:rsid w:val="5B0A4F37"/>
    <w:rsid w:val="5B0CB04D"/>
    <w:rsid w:val="5B1A5D5C"/>
    <w:rsid w:val="5B349B12"/>
    <w:rsid w:val="5B3A6274"/>
    <w:rsid w:val="5B4CE7C4"/>
    <w:rsid w:val="5B5B68DF"/>
    <w:rsid w:val="5B83C13C"/>
    <w:rsid w:val="5B8C7CA4"/>
    <w:rsid w:val="5B905161"/>
    <w:rsid w:val="5BC4CA38"/>
    <w:rsid w:val="5BD25D9B"/>
    <w:rsid w:val="5BE05EC9"/>
    <w:rsid w:val="5BE6EB8C"/>
    <w:rsid w:val="5BF07625"/>
    <w:rsid w:val="5BF62AD8"/>
    <w:rsid w:val="5C003D32"/>
    <w:rsid w:val="5C28E568"/>
    <w:rsid w:val="5C3099A7"/>
    <w:rsid w:val="5C4BF856"/>
    <w:rsid w:val="5C5EF0D6"/>
    <w:rsid w:val="5C653555"/>
    <w:rsid w:val="5C6A03DA"/>
    <w:rsid w:val="5C794BCE"/>
    <w:rsid w:val="5C7F1153"/>
    <w:rsid w:val="5CC0FF3C"/>
    <w:rsid w:val="5CCBC125"/>
    <w:rsid w:val="5CF7760C"/>
    <w:rsid w:val="5D0DB6A0"/>
    <w:rsid w:val="5D16A891"/>
    <w:rsid w:val="5D2BFAB2"/>
    <w:rsid w:val="5D654BC0"/>
    <w:rsid w:val="5D7583CE"/>
    <w:rsid w:val="5D85E13E"/>
    <w:rsid w:val="5D8CA308"/>
    <w:rsid w:val="5D909B5E"/>
    <w:rsid w:val="5D91F791"/>
    <w:rsid w:val="5D98590C"/>
    <w:rsid w:val="5DAEB82C"/>
    <w:rsid w:val="5DAF9560"/>
    <w:rsid w:val="5DB116F8"/>
    <w:rsid w:val="5DD7E72A"/>
    <w:rsid w:val="5DEB0E81"/>
    <w:rsid w:val="5E38B8E8"/>
    <w:rsid w:val="5E3BC4CD"/>
    <w:rsid w:val="5E4128AE"/>
    <w:rsid w:val="5E51A5E6"/>
    <w:rsid w:val="5E61F80C"/>
    <w:rsid w:val="5E63C605"/>
    <w:rsid w:val="5E64B1E3"/>
    <w:rsid w:val="5E90F8A0"/>
    <w:rsid w:val="5E9E0DF2"/>
    <w:rsid w:val="5EA1CDF5"/>
    <w:rsid w:val="5EB5B259"/>
    <w:rsid w:val="5EB5B3E6"/>
    <w:rsid w:val="5EBE69F1"/>
    <w:rsid w:val="5ED1A1DC"/>
    <w:rsid w:val="5ED1FF34"/>
    <w:rsid w:val="5ED71227"/>
    <w:rsid w:val="5EE30EF6"/>
    <w:rsid w:val="5F03A853"/>
    <w:rsid w:val="5F15026E"/>
    <w:rsid w:val="5F1810FD"/>
    <w:rsid w:val="5F28C9BE"/>
    <w:rsid w:val="5F40E6C8"/>
    <w:rsid w:val="5F62BA77"/>
    <w:rsid w:val="5F724322"/>
    <w:rsid w:val="5F75B54C"/>
    <w:rsid w:val="5F852938"/>
    <w:rsid w:val="5FA51C11"/>
    <w:rsid w:val="5FCDA0AD"/>
    <w:rsid w:val="5FE6BC60"/>
    <w:rsid w:val="6003BA48"/>
    <w:rsid w:val="60049B51"/>
    <w:rsid w:val="600B4577"/>
    <w:rsid w:val="6023B2FE"/>
    <w:rsid w:val="602BA860"/>
    <w:rsid w:val="602BD2AA"/>
    <w:rsid w:val="6047AE14"/>
    <w:rsid w:val="604B1C2E"/>
    <w:rsid w:val="605B416B"/>
    <w:rsid w:val="605C363D"/>
    <w:rsid w:val="6083E7BC"/>
    <w:rsid w:val="608994E1"/>
    <w:rsid w:val="608FF6B5"/>
    <w:rsid w:val="609FE978"/>
    <w:rsid w:val="60A398FA"/>
    <w:rsid w:val="60C1984C"/>
    <w:rsid w:val="60CE8620"/>
    <w:rsid w:val="60E47436"/>
    <w:rsid w:val="60E4CF9F"/>
    <w:rsid w:val="60FAB615"/>
    <w:rsid w:val="6101708E"/>
    <w:rsid w:val="6108A6D5"/>
    <w:rsid w:val="611A7BFB"/>
    <w:rsid w:val="613EE82B"/>
    <w:rsid w:val="6143CA6B"/>
    <w:rsid w:val="6149C791"/>
    <w:rsid w:val="614B9C01"/>
    <w:rsid w:val="614D2E36"/>
    <w:rsid w:val="61513915"/>
    <w:rsid w:val="61523031"/>
    <w:rsid w:val="615D6A92"/>
    <w:rsid w:val="6164699F"/>
    <w:rsid w:val="6186E3C1"/>
    <w:rsid w:val="619A76CF"/>
    <w:rsid w:val="61A5A7A3"/>
    <w:rsid w:val="61AAA874"/>
    <w:rsid w:val="61AD1061"/>
    <w:rsid w:val="61B61B64"/>
    <w:rsid w:val="61D1995C"/>
    <w:rsid w:val="61E13F96"/>
    <w:rsid w:val="622126BD"/>
    <w:rsid w:val="622E80D6"/>
    <w:rsid w:val="62323A63"/>
    <w:rsid w:val="623FC821"/>
    <w:rsid w:val="6265AF74"/>
    <w:rsid w:val="6266E62B"/>
    <w:rsid w:val="62722DEA"/>
    <w:rsid w:val="6279330B"/>
    <w:rsid w:val="62935A1C"/>
    <w:rsid w:val="62C20A11"/>
    <w:rsid w:val="62DDF7B4"/>
    <w:rsid w:val="62E11D33"/>
    <w:rsid w:val="62F388EB"/>
    <w:rsid w:val="62F4ECFE"/>
    <w:rsid w:val="62FC1372"/>
    <w:rsid w:val="6309983D"/>
    <w:rsid w:val="631DB1CA"/>
    <w:rsid w:val="63298A96"/>
    <w:rsid w:val="6342C6A8"/>
    <w:rsid w:val="63464292"/>
    <w:rsid w:val="634A91D4"/>
    <w:rsid w:val="63594FA4"/>
    <w:rsid w:val="635B1E7F"/>
    <w:rsid w:val="6362C6F7"/>
    <w:rsid w:val="6368C520"/>
    <w:rsid w:val="6377BB5C"/>
    <w:rsid w:val="63929F86"/>
    <w:rsid w:val="63B1EF1F"/>
    <w:rsid w:val="63B34D21"/>
    <w:rsid w:val="63D2ADC5"/>
    <w:rsid w:val="63D3D9C0"/>
    <w:rsid w:val="63D672CE"/>
    <w:rsid w:val="63E82B8E"/>
    <w:rsid w:val="6405C3A3"/>
    <w:rsid w:val="64188F0C"/>
    <w:rsid w:val="642B714D"/>
    <w:rsid w:val="6449F23D"/>
    <w:rsid w:val="645F8826"/>
    <w:rsid w:val="646678BD"/>
    <w:rsid w:val="646FE02A"/>
    <w:rsid w:val="6470C7BB"/>
    <w:rsid w:val="648FF77C"/>
    <w:rsid w:val="64A2F868"/>
    <w:rsid w:val="64B31409"/>
    <w:rsid w:val="64E6F6C7"/>
    <w:rsid w:val="64EA9A33"/>
    <w:rsid w:val="64F56944"/>
    <w:rsid w:val="653D7F32"/>
    <w:rsid w:val="65577628"/>
    <w:rsid w:val="6557C284"/>
    <w:rsid w:val="65660C10"/>
    <w:rsid w:val="6573864F"/>
    <w:rsid w:val="65846AB6"/>
    <w:rsid w:val="6594BE97"/>
    <w:rsid w:val="65960B86"/>
    <w:rsid w:val="65A8B4D7"/>
    <w:rsid w:val="65AEF5CB"/>
    <w:rsid w:val="65B8021F"/>
    <w:rsid w:val="65CAA0A3"/>
    <w:rsid w:val="65D45859"/>
    <w:rsid w:val="65DEE315"/>
    <w:rsid w:val="65FC5BF0"/>
    <w:rsid w:val="660F713A"/>
    <w:rsid w:val="661B66CB"/>
    <w:rsid w:val="661C5278"/>
    <w:rsid w:val="66268F9F"/>
    <w:rsid w:val="662FBC4E"/>
    <w:rsid w:val="6635CCFF"/>
    <w:rsid w:val="664C84FE"/>
    <w:rsid w:val="66B46E2A"/>
    <w:rsid w:val="66FEB428"/>
    <w:rsid w:val="67033A25"/>
    <w:rsid w:val="6710DFAF"/>
    <w:rsid w:val="67153B8D"/>
    <w:rsid w:val="671821ED"/>
    <w:rsid w:val="672955B1"/>
    <w:rsid w:val="6732A429"/>
    <w:rsid w:val="67368DE0"/>
    <w:rsid w:val="675229E5"/>
    <w:rsid w:val="67526639"/>
    <w:rsid w:val="676AE5C2"/>
    <w:rsid w:val="6778C5F8"/>
    <w:rsid w:val="677D1FE4"/>
    <w:rsid w:val="678956C0"/>
    <w:rsid w:val="679FD88B"/>
    <w:rsid w:val="67D6D42C"/>
    <w:rsid w:val="67E61021"/>
    <w:rsid w:val="67EE8526"/>
    <w:rsid w:val="67EF6436"/>
    <w:rsid w:val="67EFBD48"/>
    <w:rsid w:val="67F0137F"/>
    <w:rsid w:val="67F23509"/>
    <w:rsid w:val="67F25618"/>
    <w:rsid w:val="67F5C170"/>
    <w:rsid w:val="680332DA"/>
    <w:rsid w:val="680A234B"/>
    <w:rsid w:val="68361677"/>
    <w:rsid w:val="68364066"/>
    <w:rsid w:val="68576DC0"/>
    <w:rsid w:val="685A9311"/>
    <w:rsid w:val="6864F6F6"/>
    <w:rsid w:val="6868095B"/>
    <w:rsid w:val="6873F8E2"/>
    <w:rsid w:val="6890B65E"/>
    <w:rsid w:val="689A92F0"/>
    <w:rsid w:val="68B3254A"/>
    <w:rsid w:val="68BAE15B"/>
    <w:rsid w:val="68D1EB56"/>
    <w:rsid w:val="68D997E2"/>
    <w:rsid w:val="68F4A555"/>
    <w:rsid w:val="690C43CD"/>
    <w:rsid w:val="69156000"/>
    <w:rsid w:val="691C1A56"/>
    <w:rsid w:val="691CD0C3"/>
    <w:rsid w:val="691FB927"/>
    <w:rsid w:val="694B763F"/>
    <w:rsid w:val="695D0E96"/>
    <w:rsid w:val="6980DC8D"/>
    <w:rsid w:val="69954387"/>
    <w:rsid w:val="69AEF123"/>
    <w:rsid w:val="69B7DC5C"/>
    <w:rsid w:val="69BEF38B"/>
    <w:rsid w:val="69D53240"/>
    <w:rsid w:val="69E66043"/>
    <w:rsid w:val="69EDCDA7"/>
    <w:rsid w:val="69FA7D00"/>
    <w:rsid w:val="6A119344"/>
    <w:rsid w:val="6A1B3192"/>
    <w:rsid w:val="6A3FD8E1"/>
    <w:rsid w:val="6A54B0F3"/>
    <w:rsid w:val="6A652596"/>
    <w:rsid w:val="6A67C17C"/>
    <w:rsid w:val="6A81C66B"/>
    <w:rsid w:val="6A8D130D"/>
    <w:rsid w:val="6A8E1679"/>
    <w:rsid w:val="6AA17225"/>
    <w:rsid w:val="6AAB5C63"/>
    <w:rsid w:val="6AAEF09C"/>
    <w:rsid w:val="6AB41C1F"/>
    <w:rsid w:val="6ABBC77A"/>
    <w:rsid w:val="6AC73635"/>
    <w:rsid w:val="6B0114B1"/>
    <w:rsid w:val="6B02B3D0"/>
    <w:rsid w:val="6B1BA47F"/>
    <w:rsid w:val="6B1BAF68"/>
    <w:rsid w:val="6B24549F"/>
    <w:rsid w:val="6B2AEF1A"/>
    <w:rsid w:val="6B3E5E39"/>
    <w:rsid w:val="6B8136A0"/>
    <w:rsid w:val="6B8440B7"/>
    <w:rsid w:val="6B8542FC"/>
    <w:rsid w:val="6BB3A9F4"/>
    <w:rsid w:val="6BDCA7EB"/>
    <w:rsid w:val="6BF0A9EF"/>
    <w:rsid w:val="6BF48794"/>
    <w:rsid w:val="6C06506D"/>
    <w:rsid w:val="6C1DDE29"/>
    <w:rsid w:val="6C4CF32A"/>
    <w:rsid w:val="6C556F76"/>
    <w:rsid w:val="6C59EDDA"/>
    <w:rsid w:val="6C5B6438"/>
    <w:rsid w:val="6C78DB33"/>
    <w:rsid w:val="6C7A3A6C"/>
    <w:rsid w:val="6C904485"/>
    <w:rsid w:val="6C928BDC"/>
    <w:rsid w:val="6CA20837"/>
    <w:rsid w:val="6CCC9B1A"/>
    <w:rsid w:val="6CDFBA47"/>
    <w:rsid w:val="6D0162ED"/>
    <w:rsid w:val="6D04425C"/>
    <w:rsid w:val="6D092339"/>
    <w:rsid w:val="6D20F3A6"/>
    <w:rsid w:val="6D6181C6"/>
    <w:rsid w:val="6D6E2EB7"/>
    <w:rsid w:val="6D7B9401"/>
    <w:rsid w:val="6D99D470"/>
    <w:rsid w:val="6DA93D23"/>
    <w:rsid w:val="6DCCD551"/>
    <w:rsid w:val="6DD37144"/>
    <w:rsid w:val="6DD7E161"/>
    <w:rsid w:val="6DE09821"/>
    <w:rsid w:val="6DE273EF"/>
    <w:rsid w:val="6DE9BE5E"/>
    <w:rsid w:val="6DFB0518"/>
    <w:rsid w:val="6E00320D"/>
    <w:rsid w:val="6E1C53F5"/>
    <w:rsid w:val="6E38C49C"/>
    <w:rsid w:val="6E4432DC"/>
    <w:rsid w:val="6E4C50DD"/>
    <w:rsid w:val="6E4D2689"/>
    <w:rsid w:val="6E4DF2CB"/>
    <w:rsid w:val="6E790714"/>
    <w:rsid w:val="6E9AAF78"/>
    <w:rsid w:val="6EA88FB3"/>
    <w:rsid w:val="6EB5E1E3"/>
    <w:rsid w:val="6EC3924F"/>
    <w:rsid w:val="6EDC284E"/>
    <w:rsid w:val="6F040944"/>
    <w:rsid w:val="6F07F2C2"/>
    <w:rsid w:val="6F095116"/>
    <w:rsid w:val="6F15FD05"/>
    <w:rsid w:val="6F181CDE"/>
    <w:rsid w:val="6F2B5A4B"/>
    <w:rsid w:val="6F2CD3C2"/>
    <w:rsid w:val="6F2EF047"/>
    <w:rsid w:val="6F344BF8"/>
    <w:rsid w:val="6F64E951"/>
    <w:rsid w:val="6F720C04"/>
    <w:rsid w:val="6F7F3763"/>
    <w:rsid w:val="6F89A8D2"/>
    <w:rsid w:val="6FA270E7"/>
    <w:rsid w:val="6FC59DF9"/>
    <w:rsid w:val="6FC6F074"/>
    <w:rsid w:val="6FC79540"/>
    <w:rsid w:val="6FE2B166"/>
    <w:rsid w:val="6FF255A6"/>
    <w:rsid w:val="6FFC1169"/>
    <w:rsid w:val="700509F7"/>
    <w:rsid w:val="70101E9D"/>
    <w:rsid w:val="704C6701"/>
    <w:rsid w:val="705D0086"/>
    <w:rsid w:val="705DFB6D"/>
    <w:rsid w:val="705E7C6E"/>
    <w:rsid w:val="70612E6A"/>
    <w:rsid w:val="706D0D5E"/>
    <w:rsid w:val="70875378"/>
    <w:rsid w:val="70A47518"/>
    <w:rsid w:val="70C544BE"/>
    <w:rsid w:val="70CFAEE5"/>
    <w:rsid w:val="70D2BE1C"/>
    <w:rsid w:val="70F7575D"/>
    <w:rsid w:val="70FB802A"/>
    <w:rsid w:val="70FBE0D1"/>
    <w:rsid w:val="7113EA38"/>
    <w:rsid w:val="71160EF2"/>
    <w:rsid w:val="713C9089"/>
    <w:rsid w:val="715B4C2E"/>
    <w:rsid w:val="719463B8"/>
    <w:rsid w:val="71AE5839"/>
    <w:rsid w:val="71AE6D37"/>
    <w:rsid w:val="71D22829"/>
    <w:rsid w:val="71F567ED"/>
    <w:rsid w:val="71F90626"/>
    <w:rsid w:val="7215CE4C"/>
    <w:rsid w:val="72186440"/>
    <w:rsid w:val="7220A8A2"/>
    <w:rsid w:val="72271B7C"/>
    <w:rsid w:val="7227DC03"/>
    <w:rsid w:val="723C0002"/>
    <w:rsid w:val="7257E026"/>
    <w:rsid w:val="726A1DF6"/>
    <w:rsid w:val="7273672A"/>
    <w:rsid w:val="72851AE3"/>
    <w:rsid w:val="729A336E"/>
    <w:rsid w:val="72B503BF"/>
    <w:rsid w:val="72C99B95"/>
    <w:rsid w:val="72E3A5AF"/>
    <w:rsid w:val="72E8BF48"/>
    <w:rsid w:val="72FDB975"/>
    <w:rsid w:val="72FEE416"/>
    <w:rsid w:val="731E78EC"/>
    <w:rsid w:val="731ED7A3"/>
    <w:rsid w:val="73210442"/>
    <w:rsid w:val="73525AAA"/>
    <w:rsid w:val="73536C09"/>
    <w:rsid w:val="736724F2"/>
    <w:rsid w:val="738A0AC4"/>
    <w:rsid w:val="738A43F8"/>
    <w:rsid w:val="738DEB29"/>
    <w:rsid w:val="739314AE"/>
    <w:rsid w:val="73ACAAD7"/>
    <w:rsid w:val="73B9B2CB"/>
    <w:rsid w:val="73BA4E95"/>
    <w:rsid w:val="73CA4C44"/>
    <w:rsid w:val="73F3EAC8"/>
    <w:rsid w:val="73F6C52D"/>
    <w:rsid w:val="74134261"/>
    <w:rsid w:val="7418F398"/>
    <w:rsid w:val="741C47D3"/>
    <w:rsid w:val="742C3C9E"/>
    <w:rsid w:val="743593EC"/>
    <w:rsid w:val="744013BD"/>
    <w:rsid w:val="7451371C"/>
    <w:rsid w:val="74634140"/>
    <w:rsid w:val="74726BDF"/>
    <w:rsid w:val="7477DD79"/>
    <w:rsid w:val="7484471E"/>
    <w:rsid w:val="7487D9AF"/>
    <w:rsid w:val="748B1F77"/>
    <w:rsid w:val="74903552"/>
    <w:rsid w:val="749544A2"/>
    <w:rsid w:val="7495B218"/>
    <w:rsid w:val="74AAB05D"/>
    <w:rsid w:val="74AC772B"/>
    <w:rsid w:val="74B6F8E7"/>
    <w:rsid w:val="74B98B22"/>
    <w:rsid w:val="74CAB409"/>
    <w:rsid w:val="74D0909F"/>
    <w:rsid w:val="74E4C6C3"/>
    <w:rsid w:val="75171C3A"/>
    <w:rsid w:val="75248035"/>
    <w:rsid w:val="7528AD9D"/>
    <w:rsid w:val="7538B947"/>
    <w:rsid w:val="753B935F"/>
    <w:rsid w:val="754DC5C1"/>
    <w:rsid w:val="7556565E"/>
    <w:rsid w:val="75630FD8"/>
    <w:rsid w:val="756C03DD"/>
    <w:rsid w:val="75820C86"/>
    <w:rsid w:val="75824D3D"/>
    <w:rsid w:val="758B6B2A"/>
    <w:rsid w:val="75E8CBAD"/>
    <w:rsid w:val="75EF3CB4"/>
    <w:rsid w:val="75EF785B"/>
    <w:rsid w:val="75FBDFCE"/>
    <w:rsid w:val="75FDC935"/>
    <w:rsid w:val="761FB31C"/>
    <w:rsid w:val="762ED2E2"/>
    <w:rsid w:val="763359D1"/>
    <w:rsid w:val="7641E01D"/>
    <w:rsid w:val="7646C984"/>
    <w:rsid w:val="7665A3D4"/>
    <w:rsid w:val="766DCA4E"/>
    <w:rsid w:val="7682B7A4"/>
    <w:rsid w:val="769B1D4E"/>
    <w:rsid w:val="76A1DE2C"/>
    <w:rsid w:val="76ABAED2"/>
    <w:rsid w:val="76AD2711"/>
    <w:rsid w:val="76E244C2"/>
    <w:rsid w:val="76EB47EB"/>
    <w:rsid w:val="76F1829C"/>
    <w:rsid w:val="76FDC13D"/>
    <w:rsid w:val="77123582"/>
    <w:rsid w:val="77188A3C"/>
    <w:rsid w:val="7722E78F"/>
    <w:rsid w:val="77427FF6"/>
    <w:rsid w:val="775432A0"/>
    <w:rsid w:val="7787E93C"/>
    <w:rsid w:val="77933DBD"/>
    <w:rsid w:val="779C534C"/>
    <w:rsid w:val="77AE62E9"/>
    <w:rsid w:val="77C97DFD"/>
    <w:rsid w:val="77E0009B"/>
    <w:rsid w:val="77F035F0"/>
    <w:rsid w:val="7816EA18"/>
    <w:rsid w:val="781D19D5"/>
    <w:rsid w:val="78217BB8"/>
    <w:rsid w:val="782F62C2"/>
    <w:rsid w:val="7850E166"/>
    <w:rsid w:val="78A01383"/>
    <w:rsid w:val="78A3B7B3"/>
    <w:rsid w:val="78A9B078"/>
    <w:rsid w:val="78AB1D96"/>
    <w:rsid w:val="78BB7D41"/>
    <w:rsid w:val="78BB9346"/>
    <w:rsid w:val="78C3DF98"/>
    <w:rsid w:val="78C644A2"/>
    <w:rsid w:val="78DF53D8"/>
    <w:rsid w:val="78F5C663"/>
    <w:rsid w:val="791A4C27"/>
    <w:rsid w:val="7958A524"/>
    <w:rsid w:val="796FFEE8"/>
    <w:rsid w:val="799074AE"/>
    <w:rsid w:val="79A9B6F3"/>
    <w:rsid w:val="79CC846B"/>
    <w:rsid w:val="7A0B72FD"/>
    <w:rsid w:val="7A0D0673"/>
    <w:rsid w:val="7A142854"/>
    <w:rsid w:val="7A166237"/>
    <w:rsid w:val="7A168356"/>
    <w:rsid w:val="7A383808"/>
    <w:rsid w:val="7A5B9BD5"/>
    <w:rsid w:val="7A6C2EB2"/>
    <w:rsid w:val="7A6E98CF"/>
    <w:rsid w:val="7A7458B4"/>
    <w:rsid w:val="7A7710A7"/>
    <w:rsid w:val="7A92F4FF"/>
    <w:rsid w:val="7A9B3118"/>
    <w:rsid w:val="7AC6F769"/>
    <w:rsid w:val="7ADD4C02"/>
    <w:rsid w:val="7AF43379"/>
    <w:rsid w:val="7B02D22F"/>
    <w:rsid w:val="7B05DAEE"/>
    <w:rsid w:val="7B0CD2B9"/>
    <w:rsid w:val="7B20F15C"/>
    <w:rsid w:val="7B3396A8"/>
    <w:rsid w:val="7B5572E0"/>
    <w:rsid w:val="7B7CA4B5"/>
    <w:rsid w:val="7B804E83"/>
    <w:rsid w:val="7B830AF1"/>
    <w:rsid w:val="7B8417DA"/>
    <w:rsid w:val="7B88EF6F"/>
    <w:rsid w:val="7B8B423D"/>
    <w:rsid w:val="7B9257E2"/>
    <w:rsid w:val="7B97B810"/>
    <w:rsid w:val="7BA42543"/>
    <w:rsid w:val="7BBB38B7"/>
    <w:rsid w:val="7BC83980"/>
    <w:rsid w:val="7BCB5252"/>
    <w:rsid w:val="7BEFB699"/>
    <w:rsid w:val="7BF4639D"/>
    <w:rsid w:val="7C27E2C0"/>
    <w:rsid w:val="7C32D769"/>
    <w:rsid w:val="7C3EE4AD"/>
    <w:rsid w:val="7C4358A2"/>
    <w:rsid w:val="7C474C9E"/>
    <w:rsid w:val="7C4C55E6"/>
    <w:rsid w:val="7C509634"/>
    <w:rsid w:val="7C58E400"/>
    <w:rsid w:val="7C772FB3"/>
    <w:rsid w:val="7C7DAEDB"/>
    <w:rsid w:val="7C95A4DB"/>
    <w:rsid w:val="7C95DCBB"/>
    <w:rsid w:val="7C9B328B"/>
    <w:rsid w:val="7CA255AF"/>
    <w:rsid w:val="7CA89FF4"/>
    <w:rsid w:val="7CB48D44"/>
    <w:rsid w:val="7CC04CA2"/>
    <w:rsid w:val="7CC9E1BD"/>
    <w:rsid w:val="7CCEB304"/>
    <w:rsid w:val="7CECBE8C"/>
    <w:rsid w:val="7CED9BFB"/>
    <w:rsid w:val="7CF1A9C2"/>
    <w:rsid w:val="7D11BB88"/>
    <w:rsid w:val="7D2A00A0"/>
    <w:rsid w:val="7D35EC72"/>
    <w:rsid w:val="7D3DA2F4"/>
    <w:rsid w:val="7D3F2627"/>
    <w:rsid w:val="7D4492BD"/>
    <w:rsid w:val="7D62FD1A"/>
    <w:rsid w:val="7D63C19E"/>
    <w:rsid w:val="7D66BC0B"/>
    <w:rsid w:val="7D71402C"/>
    <w:rsid w:val="7D78DE6D"/>
    <w:rsid w:val="7D7E916D"/>
    <w:rsid w:val="7D86731E"/>
    <w:rsid w:val="7D92E919"/>
    <w:rsid w:val="7D9AB3E9"/>
    <w:rsid w:val="7D9C6310"/>
    <w:rsid w:val="7DB66C14"/>
    <w:rsid w:val="7DBF889A"/>
    <w:rsid w:val="7DC99F09"/>
    <w:rsid w:val="7DCADCC3"/>
    <w:rsid w:val="7DF1A14B"/>
    <w:rsid w:val="7DF78F13"/>
    <w:rsid w:val="7DF7DE28"/>
    <w:rsid w:val="7DFD0F48"/>
    <w:rsid w:val="7E17B4B6"/>
    <w:rsid w:val="7E37B9B1"/>
    <w:rsid w:val="7E38E77A"/>
    <w:rsid w:val="7E3B9C72"/>
    <w:rsid w:val="7E48AF0F"/>
    <w:rsid w:val="7E5186A5"/>
    <w:rsid w:val="7E5E65F9"/>
    <w:rsid w:val="7E60A81C"/>
    <w:rsid w:val="7E62963A"/>
    <w:rsid w:val="7E6723B7"/>
    <w:rsid w:val="7E7787E4"/>
    <w:rsid w:val="7E790EBE"/>
    <w:rsid w:val="7E8230EB"/>
    <w:rsid w:val="7EA19F7D"/>
    <w:rsid w:val="7EB96D9D"/>
    <w:rsid w:val="7ED25607"/>
    <w:rsid w:val="7ED5C362"/>
    <w:rsid w:val="7ED82B7D"/>
    <w:rsid w:val="7EEAEEBD"/>
    <w:rsid w:val="7EF02882"/>
    <w:rsid w:val="7EFA9D97"/>
    <w:rsid w:val="7EFD3DC4"/>
    <w:rsid w:val="7F0DB399"/>
    <w:rsid w:val="7F1409FF"/>
    <w:rsid w:val="7F3125B4"/>
    <w:rsid w:val="7F4630C5"/>
    <w:rsid w:val="7F5424D3"/>
    <w:rsid w:val="7F59DC21"/>
    <w:rsid w:val="7F8A4495"/>
    <w:rsid w:val="7F955B9F"/>
    <w:rsid w:val="7FA1C1FD"/>
    <w:rsid w:val="7FA60FDD"/>
    <w:rsid w:val="7FABB6B2"/>
    <w:rsid w:val="7FB65FB1"/>
    <w:rsid w:val="7FB7B5D3"/>
    <w:rsid w:val="7FC217F0"/>
    <w:rsid w:val="7FC35004"/>
    <w:rsid w:val="7FC3CDE7"/>
    <w:rsid w:val="7FCE0C0E"/>
    <w:rsid w:val="7FE6728B"/>
    <w:rsid w:val="7FF92248"/>
    <w:rsid w:val="7FFE11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8C981D"/>
  <w15:chartTrackingRefBased/>
  <w15:docId w15:val="{CBB6F02E-D7D4-484A-B235-FD96C223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705DFB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705DFB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1371804"/>
    <w:pPr>
      <w:ind w:left="720"/>
      <w:contextualSpacing/>
    </w:pPr>
  </w:style>
  <w:style w:type="character" w:styleId="Heading2Char" w:customStyle="1">
    <w:name w:val="Heading 2 Char"/>
    <w:basedOn w:val="DefaultParagraphFont"/>
    <w:link w:val="Heading2"/>
    <w:uiPriority w:val="9"/>
    <w:rsid w:val="705DFB6D"/>
    <w:rPr>
      <w:rFonts w:asciiTheme="majorHAnsi" w:hAnsiTheme="majorHAnsi" w:eastAsiaTheme="majorEastAsia" w:cstheme="majorBidi"/>
      <w:color w:val="0F4761" w:themeColor="accent1" w:themeShade="BF"/>
      <w:sz w:val="32"/>
      <w:szCs w:val="32"/>
    </w:rPr>
  </w:style>
  <w:style w:type="character" w:styleId="Heading1Char" w:customStyle="1">
    <w:name w:val="Heading 1 Char"/>
    <w:basedOn w:val="DefaultParagraphFont"/>
    <w:link w:val="Heading1"/>
    <w:uiPriority w:val="9"/>
    <w:rsid w:val="705DFB6D"/>
    <w:rPr>
      <w:rFonts w:asciiTheme="majorHAnsi" w:hAnsiTheme="majorHAnsi" w:eastAsiaTheme="majorEastAsia" w:cstheme="majorBidi"/>
      <w:color w:val="0F4761" w:themeColor="accent1" w:themeShade="BF"/>
      <w:sz w:val="40"/>
      <w:szCs w:val="40"/>
    </w:rPr>
  </w:style>
  <w:style w:type="paragraph" w:styleId="Heading3">
    <w:uiPriority w:val="9"/>
    <w:name w:val="heading 3"/>
    <w:basedOn w:val="Normal"/>
    <w:next w:val="Normal"/>
    <w:unhideWhenUsed/>
    <w:qFormat/>
    <w:rsid w:val="1B97B59D"/>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359679558" /><Relationship Type="http://schemas.openxmlformats.org/officeDocument/2006/relationships/image" Target="/media/image4.png" Id="rId883782231" /><Relationship Type="http://schemas.openxmlformats.org/officeDocument/2006/relationships/image" Target="/media/image5.png" Id="rId1337592241" /><Relationship Type="http://schemas.openxmlformats.org/officeDocument/2006/relationships/image" Target="/media/image6.png" Id="rId432248683" /><Relationship Type="http://schemas.openxmlformats.org/officeDocument/2006/relationships/image" Target="/media/image7.png" Id="rId116852647" /><Relationship Type="http://schemas.openxmlformats.org/officeDocument/2006/relationships/image" Target="/media/image.jpg" Id="rId1772069575" /><Relationship Type="http://schemas.openxmlformats.org/officeDocument/2006/relationships/image" Target="/media/image8.png" Id="rId16930979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A00040557 Milon Manthei Loughlin</dc:creator>
  <keywords/>
  <dc:description/>
  <lastModifiedBy>A00028743 Joshua Lyons</lastModifiedBy>
  <revision>12</revision>
  <dcterms:created xsi:type="dcterms:W3CDTF">2026-03-03T13:37:00.0000000Z</dcterms:created>
  <dcterms:modified xsi:type="dcterms:W3CDTF">2026-05-01T14:58:11.8351097Z</dcterms:modified>
</coreProperties>
</file>